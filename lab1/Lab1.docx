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46AAD19" w14:textId="0951E46A" w:rsidR="009658F3" w:rsidRPr="00064D1B" w:rsidRDefault="009658F3" w:rsidP="00A91B0C">
      <w:pPr>
        <w:rPr>
          <w:rFonts w:ascii="Times" w:hAnsi="Times"/>
          <w:lang w:val="en-US"/>
        </w:rPr>
      </w:pPr>
      <w:r w:rsidRPr="00064D1B">
        <w:rPr>
          <w:rFonts w:ascii="Times" w:hAnsi="Times"/>
          <w:lang w:val="en-US"/>
        </w:rPr>
        <w:t xml:space="preserve">Exercise 1: </w:t>
      </w:r>
      <w:proofErr w:type="spellStart"/>
      <w:r w:rsidRPr="00064D1B">
        <w:rPr>
          <w:rFonts w:ascii="Times" w:hAnsi="Times"/>
          <w:lang w:val="en-US"/>
        </w:rPr>
        <w:t>nslookup</w:t>
      </w:r>
      <w:proofErr w:type="spellEnd"/>
    </w:p>
    <w:p w14:paraId="52AFFC68" w14:textId="7A22313C" w:rsidR="001F278A" w:rsidRPr="00064D1B" w:rsidRDefault="001F278A" w:rsidP="00A91B0C">
      <w:pPr>
        <w:pStyle w:val="ListParagraph"/>
        <w:numPr>
          <w:ilvl w:val="0"/>
          <w:numId w:val="2"/>
        </w:numPr>
        <w:rPr>
          <w:rFonts w:ascii="Times" w:hAnsi="Times"/>
          <w:lang w:val="en-US"/>
        </w:rPr>
      </w:pPr>
      <w:r w:rsidRPr="00064D1B">
        <w:rPr>
          <w:rFonts w:ascii="Times" w:hAnsi="Times"/>
          <w:lang w:val="en-US"/>
        </w:rPr>
        <w:t xml:space="preserve">Which is the IP address of the website </w:t>
      </w:r>
      <w:hyperlink r:id="rId7" w:history="1">
        <w:r w:rsidRPr="00064D1B">
          <w:rPr>
            <w:rStyle w:val="Hyperlink"/>
            <w:rFonts w:ascii="Times" w:hAnsi="Times"/>
            <w:lang w:val="en-US"/>
          </w:rPr>
          <w:t>www.koala.com.au</w:t>
        </w:r>
      </w:hyperlink>
      <w:r w:rsidRPr="00064D1B">
        <w:rPr>
          <w:rFonts w:ascii="Times" w:hAnsi="Times"/>
          <w:lang w:val="en-US"/>
        </w:rPr>
        <w:t>? In your opinion, what is the reas</w:t>
      </w:r>
      <w:r w:rsidR="00277498" w:rsidRPr="00064D1B">
        <w:rPr>
          <w:rFonts w:ascii="Times" w:hAnsi="Times"/>
          <w:lang w:val="en-US"/>
        </w:rPr>
        <w:t>o</w:t>
      </w:r>
      <w:r w:rsidRPr="00064D1B">
        <w:rPr>
          <w:rFonts w:ascii="Times" w:hAnsi="Times"/>
          <w:lang w:val="en-US"/>
        </w:rPr>
        <w:t>n of having several IP addresses as an output?</w:t>
      </w:r>
    </w:p>
    <w:p w14:paraId="270A1FA2" w14:textId="219FF91D" w:rsidR="001F278A" w:rsidRPr="00064D1B" w:rsidRDefault="00277498" w:rsidP="00A91B0C">
      <w:pPr>
        <w:pStyle w:val="ListParagraph"/>
        <w:rPr>
          <w:rFonts w:ascii="Times" w:hAnsi="Times"/>
          <w:color w:val="538135" w:themeColor="accent6" w:themeShade="BF"/>
          <w:lang w:val="en-US"/>
        </w:rPr>
      </w:pPr>
      <w:r w:rsidRPr="00064D1B">
        <w:rPr>
          <w:rFonts w:ascii="Times" w:hAnsi="Times"/>
          <w:color w:val="538135" w:themeColor="accent6" w:themeShade="BF"/>
          <w:lang w:val="en-US"/>
        </w:rPr>
        <w:t>The IP</w:t>
      </w:r>
      <w:r w:rsidR="005843DE" w:rsidRPr="00064D1B">
        <w:rPr>
          <w:rFonts w:ascii="Times" w:hAnsi="Times"/>
          <w:color w:val="538135" w:themeColor="accent6" w:themeShade="BF"/>
          <w:lang w:val="en-US"/>
        </w:rPr>
        <w:t>v4</w:t>
      </w:r>
      <w:r w:rsidRPr="00064D1B">
        <w:rPr>
          <w:rFonts w:ascii="Times" w:hAnsi="Times"/>
          <w:color w:val="538135" w:themeColor="accent6" w:themeShade="BF"/>
          <w:lang w:val="en-US"/>
        </w:rPr>
        <w:t xml:space="preserve"> address</w:t>
      </w:r>
      <w:r w:rsidR="00896238" w:rsidRPr="00064D1B">
        <w:rPr>
          <w:rFonts w:ascii="Times" w:hAnsi="Times"/>
          <w:color w:val="538135" w:themeColor="accent6" w:themeShade="BF"/>
          <w:lang w:val="en-US"/>
        </w:rPr>
        <w:t>es</w:t>
      </w:r>
      <w:r w:rsidRPr="00064D1B">
        <w:rPr>
          <w:rFonts w:ascii="Times" w:hAnsi="Times"/>
          <w:color w:val="538135" w:themeColor="accent6" w:themeShade="BF"/>
          <w:lang w:val="en-US"/>
        </w:rPr>
        <w:t xml:space="preserve"> of </w:t>
      </w:r>
      <w:hyperlink r:id="rId8" w:history="1">
        <w:r w:rsidRPr="00064D1B">
          <w:rPr>
            <w:rStyle w:val="Hyperlink"/>
            <w:rFonts w:ascii="Times" w:hAnsi="Times"/>
            <w:color w:val="538135" w:themeColor="accent6" w:themeShade="BF"/>
            <w:lang w:val="en-US"/>
          </w:rPr>
          <w:t>www.koala.com.au</w:t>
        </w:r>
      </w:hyperlink>
      <w:r w:rsidRPr="00064D1B">
        <w:rPr>
          <w:rFonts w:ascii="Times" w:hAnsi="Times"/>
          <w:color w:val="538135" w:themeColor="accent6" w:themeShade="BF"/>
          <w:lang w:val="en-US"/>
        </w:rPr>
        <w:t xml:space="preserve"> </w:t>
      </w:r>
      <w:r w:rsidR="00896238" w:rsidRPr="00064D1B">
        <w:rPr>
          <w:rFonts w:ascii="Times" w:hAnsi="Times"/>
          <w:color w:val="538135" w:themeColor="accent6" w:themeShade="BF"/>
          <w:lang w:val="en-US"/>
        </w:rPr>
        <w:t>are 104.18.60.21 and 104.18.61.21</w:t>
      </w:r>
      <w:r w:rsidR="005843DE" w:rsidRPr="00064D1B">
        <w:rPr>
          <w:rFonts w:ascii="Times" w:hAnsi="Times"/>
          <w:color w:val="538135" w:themeColor="accent6" w:themeShade="BF"/>
          <w:lang w:val="en-US"/>
        </w:rPr>
        <w:t xml:space="preserve">, the IPv6 addresses are 2606:4700:30::6812:3c15 and </w:t>
      </w:r>
      <w:r w:rsidR="005843DE" w:rsidRPr="00064D1B">
        <w:rPr>
          <w:rFonts w:ascii="Times" w:hAnsi="Times"/>
          <w:color w:val="538135" w:themeColor="accent6" w:themeShade="BF"/>
          <w:lang w:val="en-US"/>
        </w:rPr>
        <w:t>2606:4700:30::6812:3</w:t>
      </w:r>
      <w:r w:rsidR="005843DE" w:rsidRPr="00064D1B">
        <w:rPr>
          <w:rFonts w:ascii="Times" w:hAnsi="Times"/>
          <w:color w:val="538135" w:themeColor="accent6" w:themeShade="BF"/>
          <w:lang w:val="en-US"/>
        </w:rPr>
        <w:t>d</w:t>
      </w:r>
      <w:r w:rsidR="005843DE" w:rsidRPr="00064D1B">
        <w:rPr>
          <w:rFonts w:ascii="Times" w:hAnsi="Times"/>
          <w:color w:val="538135" w:themeColor="accent6" w:themeShade="BF"/>
          <w:lang w:val="en-US"/>
        </w:rPr>
        <w:t>15</w:t>
      </w:r>
    </w:p>
    <w:p w14:paraId="7D3F09ED" w14:textId="32881EFB" w:rsidR="00277498" w:rsidRPr="00064D1B" w:rsidRDefault="003D48CD" w:rsidP="00A91B0C">
      <w:pPr>
        <w:pStyle w:val="ListParagraph"/>
        <w:rPr>
          <w:rFonts w:ascii="Times" w:hAnsi="Times"/>
          <w:color w:val="538135" w:themeColor="accent6" w:themeShade="BF"/>
          <w:lang w:val="en-US"/>
        </w:rPr>
      </w:pPr>
      <w:r w:rsidRPr="00064D1B">
        <w:rPr>
          <w:rFonts w:ascii="Times" w:hAnsi="Times"/>
          <w:color w:val="538135" w:themeColor="accent6" w:themeShade="BF"/>
          <w:lang w:val="en-US"/>
        </w:rPr>
        <w:t>The reason of having several IP addresses as an output is to increase website performance by receiving it from IP that is the closest based on location.</w:t>
      </w:r>
    </w:p>
    <w:p w14:paraId="684AAABE" w14:textId="77777777" w:rsidR="00277498" w:rsidRPr="00064D1B" w:rsidRDefault="00277498" w:rsidP="00A91B0C">
      <w:pPr>
        <w:pStyle w:val="ListParagraph"/>
        <w:rPr>
          <w:rFonts w:ascii="Times" w:hAnsi="Times"/>
          <w:lang w:val="en-US"/>
        </w:rPr>
      </w:pPr>
    </w:p>
    <w:p w14:paraId="48B887C9" w14:textId="0E4DE52A" w:rsidR="009658F3" w:rsidRPr="00064D1B" w:rsidRDefault="001F278A" w:rsidP="00A91B0C">
      <w:pPr>
        <w:pStyle w:val="ListParagraph"/>
        <w:numPr>
          <w:ilvl w:val="0"/>
          <w:numId w:val="2"/>
        </w:numPr>
        <w:rPr>
          <w:rFonts w:ascii="Times" w:hAnsi="Times"/>
          <w:lang w:val="en-US"/>
        </w:rPr>
      </w:pPr>
      <w:r w:rsidRPr="00064D1B">
        <w:rPr>
          <w:rFonts w:ascii="Times" w:hAnsi="Times"/>
          <w:lang w:val="en-US"/>
        </w:rPr>
        <w:t>Find out the name of the IP address 127.0.0.1. What is special about this IP address?</w:t>
      </w:r>
    </w:p>
    <w:p w14:paraId="5D5D2F5C" w14:textId="4D320278" w:rsidR="003D48CD" w:rsidRPr="00064D1B" w:rsidRDefault="003D48CD" w:rsidP="00A91B0C">
      <w:pPr>
        <w:ind w:left="720"/>
        <w:rPr>
          <w:rFonts w:ascii="Times" w:hAnsi="Times"/>
          <w:color w:val="538135" w:themeColor="accent6" w:themeShade="BF"/>
          <w:lang w:val="en-US"/>
        </w:rPr>
      </w:pPr>
      <w:r w:rsidRPr="00064D1B">
        <w:rPr>
          <w:rFonts w:ascii="Times" w:hAnsi="Times"/>
          <w:color w:val="538135" w:themeColor="accent6" w:themeShade="BF"/>
          <w:lang w:val="en-US"/>
        </w:rPr>
        <w:t>The name is localhost. It can run network services on host/local machine without physical network interface by using a local loopback mechanism.</w:t>
      </w:r>
    </w:p>
    <w:p w14:paraId="40A6EBEB" w14:textId="77777777" w:rsidR="001F278A" w:rsidRPr="00064D1B" w:rsidRDefault="001F278A" w:rsidP="00A91B0C">
      <w:pPr>
        <w:rPr>
          <w:rFonts w:ascii="Times" w:hAnsi="Times"/>
          <w:color w:val="538135" w:themeColor="accent6" w:themeShade="BF"/>
          <w:lang w:val="en-US"/>
        </w:rPr>
      </w:pPr>
    </w:p>
    <w:p w14:paraId="01F8CB96" w14:textId="2D445A13" w:rsidR="001F278A" w:rsidRPr="00064D1B" w:rsidRDefault="001F278A" w:rsidP="00A91B0C">
      <w:pPr>
        <w:rPr>
          <w:rFonts w:ascii="Times" w:hAnsi="Times"/>
          <w:lang w:val="en-US"/>
        </w:rPr>
      </w:pPr>
      <w:r w:rsidRPr="00064D1B">
        <w:rPr>
          <w:rFonts w:ascii="Times" w:hAnsi="Times"/>
          <w:lang w:val="en-US"/>
        </w:rPr>
        <w:t xml:space="preserve">Exercise 2: </w:t>
      </w:r>
      <w:r w:rsidR="00F939FA" w:rsidRPr="00064D1B">
        <w:rPr>
          <w:rFonts w:ascii="Times" w:hAnsi="Times"/>
          <w:lang w:val="en-US"/>
        </w:rPr>
        <w:t xml:space="preserve">Use </w:t>
      </w:r>
      <w:r w:rsidRPr="00064D1B">
        <w:rPr>
          <w:rFonts w:ascii="Times" w:hAnsi="Times"/>
          <w:lang w:val="en-US"/>
        </w:rPr>
        <w:t>ping to test host reachability</w:t>
      </w:r>
    </w:p>
    <w:tbl>
      <w:tblPr>
        <w:tblStyle w:val="TableGrid"/>
        <w:tblW w:w="0" w:type="auto"/>
        <w:tblLook w:val="04A0" w:firstRow="1" w:lastRow="0" w:firstColumn="1" w:lastColumn="0" w:noHBand="0" w:noVBand="1"/>
      </w:tblPr>
      <w:tblGrid>
        <w:gridCol w:w="2923"/>
        <w:gridCol w:w="1461"/>
        <w:gridCol w:w="1462"/>
        <w:gridCol w:w="2924"/>
        <w:tblGridChange w:id="0">
          <w:tblGrid>
            <w:gridCol w:w="2923"/>
            <w:gridCol w:w="1461"/>
            <w:gridCol w:w="1462"/>
            <w:gridCol w:w="2924"/>
          </w:tblGrid>
        </w:tblGridChange>
      </w:tblGrid>
      <w:tr w:rsidR="00622C2F" w:rsidRPr="005C1980" w14:paraId="58FDA806" w14:textId="77777777" w:rsidTr="00F34108">
        <w:trPr>
          <w:trHeight w:val="252"/>
        </w:trPr>
        <w:tc>
          <w:tcPr>
            <w:tcW w:w="2923" w:type="dxa"/>
            <w:vMerge w:val="restart"/>
          </w:tcPr>
          <w:p w14:paraId="187A4961" w14:textId="1D933FAF" w:rsidR="00622C2F" w:rsidRPr="005C1980" w:rsidRDefault="00622C2F" w:rsidP="00A91B0C">
            <w:pPr>
              <w:jc w:val="center"/>
              <w:rPr>
                <w:rFonts w:ascii="Times" w:hAnsi="Times"/>
                <w:lang w:val="en-US"/>
                <w:rPrChange w:id="1" w:author="Harvey Shyan Yih Tan" w:date="2019-09-26T01:31:00Z">
                  <w:rPr>
                    <w:rFonts w:ascii="Times" w:hAnsi="Times"/>
                    <w:lang w:val="en-US"/>
                  </w:rPr>
                </w:rPrChange>
              </w:rPr>
              <w:pPrChange w:id="2" w:author="Harvey Shyan Yih Tan" w:date="2019-09-26T17:37:00Z">
                <w:pPr/>
              </w:pPrChange>
            </w:pPr>
            <w:r w:rsidRPr="00064D1B">
              <w:rPr>
                <w:rFonts w:ascii="Times" w:hAnsi="Times"/>
                <w:lang w:val="en-US"/>
              </w:rPr>
              <w:t>H</w:t>
            </w:r>
            <w:proofErr w:type="spellStart"/>
            <w:r w:rsidRPr="00A91B0C">
              <w:rPr>
                <w:rFonts w:ascii="Times" w:hAnsi="Times"/>
              </w:rPr>
              <w:t>ost</w:t>
            </w:r>
            <w:proofErr w:type="spellEnd"/>
          </w:p>
        </w:tc>
        <w:tc>
          <w:tcPr>
            <w:tcW w:w="2923" w:type="dxa"/>
            <w:gridSpan w:val="2"/>
          </w:tcPr>
          <w:p w14:paraId="265DDEDD" w14:textId="50DBD7CC" w:rsidR="00622C2F" w:rsidRPr="005C1980" w:rsidRDefault="00622C2F" w:rsidP="00A91B0C">
            <w:pPr>
              <w:jc w:val="center"/>
              <w:rPr>
                <w:rFonts w:ascii="Times" w:hAnsi="Times"/>
                <w:lang w:val="en-US"/>
                <w:rPrChange w:id="3" w:author="Harvey Shyan Yih Tan" w:date="2019-09-26T01:31:00Z">
                  <w:rPr>
                    <w:rFonts w:ascii="Times" w:hAnsi="Times"/>
                    <w:lang w:val="en-US"/>
                  </w:rPr>
                </w:rPrChange>
              </w:rPr>
              <w:pPrChange w:id="4" w:author="Harvey Shyan Yih Tan" w:date="2019-09-26T17:37:00Z">
                <w:pPr/>
              </w:pPrChange>
            </w:pPr>
            <w:ins w:id="5" w:author="Harvey Shyan Yih Tan" w:date="2019-09-24T18:14:00Z">
              <w:r w:rsidRPr="005C1980">
                <w:rPr>
                  <w:rFonts w:ascii="Times" w:hAnsi="Times"/>
                  <w:lang w:val="en-US"/>
                  <w:rPrChange w:id="6" w:author="Harvey Shyan Yih Tan" w:date="2019-09-26T01:31:00Z">
                    <w:rPr>
                      <w:rFonts w:ascii="Times" w:hAnsi="Times"/>
                      <w:lang w:val="en-US"/>
                    </w:rPr>
                  </w:rPrChange>
                </w:rPr>
                <w:t>Reachable</w:t>
              </w:r>
            </w:ins>
          </w:p>
        </w:tc>
        <w:tc>
          <w:tcPr>
            <w:tcW w:w="2924" w:type="dxa"/>
            <w:vMerge w:val="restart"/>
          </w:tcPr>
          <w:p w14:paraId="7A3B88D7" w14:textId="1CF28201" w:rsidR="00622C2F" w:rsidRPr="005C1980" w:rsidRDefault="00622C2F" w:rsidP="00A91B0C">
            <w:pPr>
              <w:jc w:val="center"/>
              <w:rPr>
                <w:rFonts w:ascii="Times" w:hAnsi="Times"/>
                <w:lang w:val="en-US"/>
                <w:rPrChange w:id="7" w:author="Harvey Shyan Yih Tan" w:date="2019-09-26T01:31:00Z">
                  <w:rPr>
                    <w:rFonts w:ascii="Times" w:hAnsi="Times"/>
                    <w:lang w:val="en-US"/>
                  </w:rPr>
                </w:rPrChange>
              </w:rPr>
              <w:pPrChange w:id="8" w:author="Harvey Shyan Yih Tan" w:date="2019-09-26T17:37:00Z">
                <w:pPr/>
              </w:pPrChange>
            </w:pPr>
            <w:ins w:id="9" w:author="Harvey Shyan Yih Tan" w:date="2019-09-24T18:14:00Z">
              <w:r w:rsidRPr="005C1980">
                <w:rPr>
                  <w:rFonts w:ascii="Times" w:hAnsi="Times"/>
                  <w:lang w:val="en-US"/>
                  <w:rPrChange w:id="10" w:author="Harvey Shyan Yih Tan" w:date="2019-09-26T01:31:00Z">
                    <w:rPr>
                      <w:rFonts w:ascii="Times" w:hAnsi="Times"/>
                      <w:lang w:val="en-US"/>
                    </w:rPr>
                  </w:rPrChange>
                </w:rPr>
                <w:t>Reason</w:t>
              </w:r>
            </w:ins>
          </w:p>
        </w:tc>
      </w:tr>
      <w:tr w:rsidR="00622C2F" w:rsidRPr="005C1980" w14:paraId="48267544" w14:textId="77777777" w:rsidTr="0085339F">
        <w:trPr>
          <w:trHeight w:val="252"/>
          <w:ins w:id="11" w:author="Harvey Shyan Yih Tan" w:date="2019-09-24T18:17:00Z"/>
        </w:trPr>
        <w:tc>
          <w:tcPr>
            <w:tcW w:w="2923" w:type="dxa"/>
            <w:vMerge/>
          </w:tcPr>
          <w:p w14:paraId="1C286FBD" w14:textId="77777777" w:rsidR="00622C2F" w:rsidRPr="005C1980" w:rsidRDefault="00622C2F" w:rsidP="00A91B0C">
            <w:pPr>
              <w:jc w:val="center"/>
              <w:rPr>
                <w:ins w:id="12" w:author="Harvey Shyan Yih Tan" w:date="2019-09-24T18:17:00Z"/>
                <w:rFonts w:ascii="Times" w:hAnsi="Times"/>
                <w:lang w:val="en-US"/>
                <w:rPrChange w:id="13" w:author="Harvey Shyan Yih Tan" w:date="2019-09-26T01:31:00Z">
                  <w:rPr>
                    <w:ins w:id="14" w:author="Harvey Shyan Yih Tan" w:date="2019-09-24T18:17:00Z"/>
                    <w:rFonts w:ascii="Times" w:hAnsi="Times"/>
                    <w:lang w:val="en-US"/>
                  </w:rPr>
                </w:rPrChange>
              </w:rPr>
              <w:pPrChange w:id="15" w:author="Harvey Shyan Yih Tan" w:date="2019-09-26T17:37:00Z">
                <w:pPr>
                  <w:jc w:val="center"/>
                </w:pPr>
              </w:pPrChange>
            </w:pPr>
          </w:p>
        </w:tc>
        <w:tc>
          <w:tcPr>
            <w:tcW w:w="1461" w:type="dxa"/>
          </w:tcPr>
          <w:p w14:paraId="21CCEFE7" w14:textId="46CA8B1A" w:rsidR="00622C2F" w:rsidRPr="005C1980" w:rsidRDefault="00622C2F" w:rsidP="00A91B0C">
            <w:pPr>
              <w:jc w:val="center"/>
              <w:rPr>
                <w:ins w:id="16" w:author="Harvey Shyan Yih Tan" w:date="2019-09-24T18:17:00Z"/>
                <w:rFonts w:ascii="Times" w:hAnsi="Times"/>
                <w:lang w:val="en-US"/>
                <w:rPrChange w:id="17" w:author="Harvey Shyan Yih Tan" w:date="2019-09-26T01:31:00Z">
                  <w:rPr>
                    <w:ins w:id="18" w:author="Harvey Shyan Yih Tan" w:date="2019-09-24T18:17:00Z"/>
                    <w:rFonts w:ascii="Times" w:hAnsi="Times"/>
                    <w:lang w:val="en-US"/>
                  </w:rPr>
                </w:rPrChange>
              </w:rPr>
              <w:pPrChange w:id="19" w:author="Harvey Shyan Yih Tan" w:date="2019-09-26T17:37:00Z">
                <w:pPr>
                  <w:jc w:val="center"/>
                </w:pPr>
              </w:pPrChange>
            </w:pPr>
            <w:ins w:id="20" w:author="Harvey Shyan Yih Tan" w:date="2019-09-24T18:20:00Z">
              <w:r w:rsidRPr="005C1980">
                <w:rPr>
                  <w:rFonts w:ascii="Times" w:hAnsi="Times"/>
                  <w:lang w:val="en-US"/>
                  <w:rPrChange w:id="21" w:author="Harvey Shyan Yih Tan" w:date="2019-09-26T01:31:00Z">
                    <w:rPr>
                      <w:rFonts w:ascii="Times" w:hAnsi="Times"/>
                      <w:lang w:val="en-US"/>
                    </w:rPr>
                  </w:rPrChange>
                </w:rPr>
                <w:t>ping</w:t>
              </w:r>
            </w:ins>
          </w:p>
        </w:tc>
        <w:tc>
          <w:tcPr>
            <w:tcW w:w="1462" w:type="dxa"/>
          </w:tcPr>
          <w:p w14:paraId="5653637A" w14:textId="132C534B" w:rsidR="00622C2F" w:rsidRPr="005C1980" w:rsidRDefault="00622C2F" w:rsidP="00A91B0C">
            <w:pPr>
              <w:jc w:val="center"/>
              <w:rPr>
                <w:ins w:id="22" w:author="Harvey Shyan Yih Tan" w:date="2019-09-24T18:17:00Z"/>
                <w:rFonts w:ascii="Times" w:hAnsi="Times"/>
                <w:lang w:val="en-US"/>
                <w:rPrChange w:id="23" w:author="Harvey Shyan Yih Tan" w:date="2019-09-26T01:31:00Z">
                  <w:rPr>
                    <w:ins w:id="24" w:author="Harvey Shyan Yih Tan" w:date="2019-09-24T18:17:00Z"/>
                    <w:rFonts w:ascii="Times" w:hAnsi="Times"/>
                    <w:lang w:val="en-US"/>
                  </w:rPr>
                </w:rPrChange>
              </w:rPr>
              <w:pPrChange w:id="25" w:author="Harvey Shyan Yih Tan" w:date="2019-09-26T17:37:00Z">
                <w:pPr>
                  <w:jc w:val="center"/>
                </w:pPr>
              </w:pPrChange>
            </w:pPr>
            <w:ins w:id="26" w:author="Harvey Shyan Yih Tan" w:date="2019-09-24T18:20:00Z">
              <w:r w:rsidRPr="005C1980">
                <w:rPr>
                  <w:rFonts w:ascii="Times" w:hAnsi="Times"/>
                  <w:lang w:val="en-US"/>
                  <w:rPrChange w:id="27" w:author="Harvey Shyan Yih Tan" w:date="2019-09-26T01:31:00Z">
                    <w:rPr>
                      <w:rFonts w:ascii="Times" w:hAnsi="Times"/>
                      <w:lang w:val="en-US"/>
                    </w:rPr>
                  </w:rPrChange>
                </w:rPr>
                <w:t>website</w:t>
              </w:r>
            </w:ins>
          </w:p>
        </w:tc>
        <w:tc>
          <w:tcPr>
            <w:tcW w:w="2924" w:type="dxa"/>
            <w:vMerge/>
          </w:tcPr>
          <w:p w14:paraId="581C138A" w14:textId="77777777" w:rsidR="00622C2F" w:rsidRPr="005C1980" w:rsidRDefault="00622C2F" w:rsidP="00A91B0C">
            <w:pPr>
              <w:jc w:val="center"/>
              <w:rPr>
                <w:ins w:id="28" w:author="Harvey Shyan Yih Tan" w:date="2019-09-24T18:17:00Z"/>
                <w:rFonts w:ascii="Times" w:hAnsi="Times"/>
                <w:lang w:val="en-US"/>
                <w:rPrChange w:id="29" w:author="Harvey Shyan Yih Tan" w:date="2019-09-26T01:31:00Z">
                  <w:rPr>
                    <w:ins w:id="30" w:author="Harvey Shyan Yih Tan" w:date="2019-09-24T18:17:00Z"/>
                    <w:rFonts w:ascii="Times" w:hAnsi="Times"/>
                    <w:lang w:val="en-US"/>
                  </w:rPr>
                </w:rPrChange>
              </w:rPr>
              <w:pPrChange w:id="31" w:author="Harvey Shyan Yih Tan" w:date="2019-09-26T17:37:00Z">
                <w:pPr>
                  <w:jc w:val="center"/>
                </w:pPr>
              </w:pPrChange>
            </w:pPr>
          </w:p>
        </w:tc>
      </w:tr>
      <w:tr w:rsidR="00622C2F" w:rsidRPr="005C1980" w14:paraId="03ECA33D" w14:textId="77777777" w:rsidTr="006B0EA6">
        <w:trPr>
          <w:trHeight w:val="252"/>
          <w:ins w:id="32" w:author="Harvey Shyan Yih Tan" w:date="2019-09-24T18:17:00Z"/>
        </w:trPr>
        <w:tc>
          <w:tcPr>
            <w:tcW w:w="2923" w:type="dxa"/>
          </w:tcPr>
          <w:p w14:paraId="4B887F7E" w14:textId="11CFB96B" w:rsidR="00622C2F" w:rsidRPr="00A91B0C" w:rsidRDefault="00137F9E" w:rsidP="00A91B0C">
            <w:pPr>
              <w:jc w:val="center"/>
              <w:rPr>
                <w:ins w:id="33" w:author="Harvey Shyan Yih Tan" w:date="2019-09-24T18:17:00Z"/>
                <w:rFonts w:ascii="Times" w:hAnsi="Times"/>
                <w:lang w:val="en-US"/>
              </w:rPr>
              <w:pPrChange w:id="34" w:author="Harvey Shyan Yih Tan" w:date="2019-09-26T17:37:00Z">
                <w:pPr>
                  <w:jc w:val="center"/>
                </w:pPr>
              </w:pPrChange>
            </w:pPr>
            <w:ins w:id="35" w:author="Harvey Shyan Yih Tan" w:date="2019-09-24T18:23:00Z">
              <w:r w:rsidRPr="00A91B0C">
                <w:rPr>
                  <w:rFonts w:ascii="Times" w:hAnsi="Times"/>
                </w:rPr>
                <w:fldChar w:fldCharType="begin"/>
              </w:r>
              <w:r w:rsidRPr="005C1980">
                <w:rPr>
                  <w:rFonts w:ascii="Times" w:hAnsi="Times"/>
                  <w:rPrChange w:id="36" w:author="Harvey Shyan Yih Tan" w:date="2019-09-26T01:31:00Z">
                    <w:rPr>
                      <w:rFonts w:ascii="Times" w:hAnsi="Times"/>
                    </w:rPr>
                  </w:rPrChange>
                </w:rPr>
                <w:instrText xml:space="preserve"> HYPERLINK "http://www.unsw.edu.au" </w:instrText>
              </w:r>
              <w:r w:rsidRPr="005C1980">
                <w:rPr>
                  <w:rFonts w:ascii="Times" w:hAnsi="Times"/>
                  <w:rPrChange w:id="37" w:author="Harvey Shyan Yih Tan" w:date="2019-09-26T01:31:00Z">
                    <w:rPr>
                      <w:rFonts w:ascii="Times" w:hAnsi="Times"/>
                    </w:rPr>
                  </w:rPrChange>
                </w:rPr>
                <w:fldChar w:fldCharType="separate"/>
              </w:r>
              <w:r w:rsidRPr="005C1980">
                <w:rPr>
                  <w:rStyle w:val="Hyperlink"/>
                  <w:rFonts w:ascii="Times" w:hAnsi="Times"/>
                  <w:lang w:val="en-US"/>
                  <w:rPrChange w:id="38" w:author="Harvey Shyan Yih Tan" w:date="2019-09-26T01:31:00Z">
                    <w:rPr>
                      <w:rStyle w:val="Hyperlink"/>
                      <w:rFonts w:ascii="Times" w:hAnsi="Times"/>
                      <w:lang w:val="en-US"/>
                    </w:rPr>
                  </w:rPrChange>
                </w:rPr>
                <w:t>www.unsw</w:t>
              </w:r>
              <w:r w:rsidRPr="005C1980">
                <w:rPr>
                  <w:rStyle w:val="Hyperlink"/>
                  <w:rFonts w:ascii="Times" w:hAnsi="Times"/>
                  <w:lang w:val="en-US"/>
                  <w:rPrChange w:id="39" w:author="Harvey Shyan Yih Tan" w:date="2019-09-26T01:31:00Z">
                    <w:rPr>
                      <w:rStyle w:val="Hyperlink"/>
                      <w:rFonts w:ascii="Times" w:hAnsi="Times"/>
                      <w:lang w:val="en-US"/>
                    </w:rPr>
                  </w:rPrChange>
                </w:rPr>
                <w:t>.</w:t>
              </w:r>
              <w:r w:rsidRPr="005C1980">
                <w:rPr>
                  <w:rStyle w:val="Hyperlink"/>
                  <w:rFonts w:ascii="Times" w:hAnsi="Times"/>
                  <w:lang w:val="en-US"/>
                  <w:rPrChange w:id="40" w:author="Harvey Shyan Yih Tan" w:date="2019-09-26T01:31:00Z">
                    <w:rPr>
                      <w:rStyle w:val="Hyperlink"/>
                      <w:rFonts w:ascii="Times" w:hAnsi="Times"/>
                      <w:lang w:val="en-US"/>
                    </w:rPr>
                  </w:rPrChange>
                </w:rPr>
                <w:t>edu.au</w:t>
              </w:r>
              <w:r w:rsidRPr="005C1980">
                <w:rPr>
                  <w:rStyle w:val="Hyperlink"/>
                  <w:rFonts w:ascii="Times" w:hAnsi="Times"/>
                  <w:lang w:val="en-US"/>
                  <w:rPrChange w:id="41" w:author="Harvey Shyan Yih Tan" w:date="2019-09-26T01:31:00Z">
                    <w:rPr>
                      <w:rStyle w:val="Hyperlink"/>
                      <w:rFonts w:ascii="Times" w:hAnsi="Times"/>
                      <w:lang w:val="en-US"/>
                    </w:rPr>
                  </w:rPrChange>
                </w:rPr>
                <w:fldChar w:fldCharType="end"/>
              </w:r>
            </w:ins>
          </w:p>
        </w:tc>
        <w:tc>
          <w:tcPr>
            <w:tcW w:w="1461" w:type="dxa"/>
          </w:tcPr>
          <w:p w14:paraId="7268B8BA" w14:textId="0588A371" w:rsidR="00622C2F" w:rsidRPr="005C1980" w:rsidRDefault="00137F9E" w:rsidP="00A91B0C">
            <w:pPr>
              <w:jc w:val="center"/>
              <w:rPr>
                <w:ins w:id="42" w:author="Harvey Shyan Yih Tan" w:date="2019-09-24T18:17:00Z"/>
                <w:rFonts w:ascii="Times" w:hAnsi="Times"/>
                <w:color w:val="538135" w:themeColor="accent6" w:themeShade="BF"/>
                <w:lang w:val="en-US"/>
                <w:rPrChange w:id="43" w:author="Harvey Shyan Yih Tan" w:date="2019-09-26T01:31:00Z">
                  <w:rPr>
                    <w:ins w:id="44" w:author="Harvey Shyan Yih Tan" w:date="2019-09-24T18:17:00Z"/>
                    <w:rFonts w:ascii="Times" w:hAnsi="Times"/>
                    <w:lang w:val="en-US"/>
                  </w:rPr>
                </w:rPrChange>
              </w:rPr>
              <w:pPrChange w:id="45" w:author="Harvey Shyan Yih Tan" w:date="2019-09-26T17:37:00Z">
                <w:pPr>
                  <w:jc w:val="center"/>
                </w:pPr>
              </w:pPrChange>
            </w:pPr>
            <w:ins w:id="46" w:author="Harvey Shyan Yih Tan" w:date="2019-09-24T18:23:00Z">
              <w:r w:rsidRPr="005C1980">
                <w:rPr>
                  <w:rFonts w:ascii="Times" w:hAnsi="Times"/>
                  <w:color w:val="538135" w:themeColor="accent6" w:themeShade="BF"/>
                  <w:lang w:val="en-US"/>
                  <w:rPrChange w:id="47" w:author="Harvey Shyan Yih Tan" w:date="2019-09-26T01:31:00Z">
                    <w:rPr>
                      <w:rFonts w:ascii="Times" w:hAnsi="Times"/>
                      <w:lang w:val="en-US"/>
                    </w:rPr>
                  </w:rPrChange>
                </w:rPr>
                <w:t>T</w:t>
              </w:r>
            </w:ins>
          </w:p>
        </w:tc>
        <w:tc>
          <w:tcPr>
            <w:tcW w:w="1462" w:type="dxa"/>
          </w:tcPr>
          <w:p w14:paraId="4E8FD911" w14:textId="30FA3CEE" w:rsidR="00622C2F" w:rsidRPr="005C1980" w:rsidRDefault="00137F9E" w:rsidP="00A91B0C">
            <w:pPr>
              <w:jc w:val="center"/>
              <w:rPr>
                <w:ins w:id="48" w:author="Harvey Shyan Yih Tan" w:date="2019-09-24T18:17:00Z"/>
                <w:rFonts w:ascii="Times" w:hAnsi="Times"/>
                <w:color w:val="538135" w:themeColor="accent6" w:themeShade="BF"/>
                <w:lang w:val="en-US"/>
                <w:rPrChange w:id="49" w:author="Harvey Shyan Yih Tan" w:date="2019-09-26T01:31:00Z">
                  <w:rPr>
                    <w:ins w:id="50" w:author="Harvey Shyan Yih Tan" w:date="2019-09-24T18:17:00Z"/>
                    <w:rFonts w:ascii="Times" w:hAnsi="Times"/>
                    <w:lang w:val="en-US"/>
                  </w:rPr>
                </w:rPrChange>
              </w:rPr>
              <w:pPrChange w:id="51" w:author="Harvey Shyan Yih Tan" w:date="2019-09-26T17:37:00Z">
                <w:pPr>
                  <w:jc w:val="center"/>
                </w:pPr>
              </w:pPrChange>
            </w:pPr>
            <w:ins w:id="52" w:author="Harvey Shyan Yih Tan" w:date="2019-09-24T18:23:00Z">
              <w:r w:rsidRPr="005C1980">
                <w:rPr>
                  <w:rFonts w:ascii="Times" w:hAnsi="Times"/>
                  <w:color w:val="538135" w:themeColor="accent6" w:themeShade="BF"/>
                  <w:lang w:val="en-US"/>
                  <w:rPrChange w:id="53" w:author="Harvey Shyan Yih Tan" w:date="2019-09-26T01:31:00Z">
                    <w:rPr>
                      <w:rFonts w:ascii="Times" w:hAnsi="Times"/>
                      <w:lang w:val="en-US"/>
                    </w:rPr>
                  </w:rPrChange>
                </w:rPr>
                <w:t>T</w:t>
              </w:r>
            </w:ins>
          </w:p>
        </w:tc>
        <w:tc>
          <w:tcPr>
            <w:tcW w:w="2924" w:type="dxa"/>
          </w:tcPr>
          <w:p w14:paraId="7F874846" w14:textId="3D894419" w:rsidR="00622C2F" w:rsidRPr="005C1980" w:rsidRDefault="00137F9E" w:rsidP="00A91B0C">
            <w:pPr>
              <w:jc w:val="center"/>
              <w:rPr>
                <w:ins w:id="54" w:author="Harvey Shyan Yih Tan" w:date="2019-09-24T18:17:00Z"/>
                <w:rFonts w:ascii="Times" w:hAnsi="Times"/>
                <w:color w:val="538135" w:themeColor="accent6" w:themeShade="BF"/>
                <w:lang w:val="en-US"/>
                <w:rPrChange w:id="55" w:author="Harvey Shyan Yih Tan" w:date="2019-09-26T01:31:00Z">
                  <w:rPr>
                    <w:ins w:id="56" w:author="Harvey Shyan Yih Tan" w:date="2019-09-24T18:17:00Z"/>
                    <w:rFonts w:ascii="Times" w:hAnsi="Times"/>
                    <w:lang w:val="en-US"/>
                  </w:rPr>
                </w:rPrChange>
              </w:rPr>
              <w:pPrChange w:id="57" w:author="Harvey Shyan Yih Tan" w:date="2019-09-26T17:37:00Z">
                <w:pPr>
                  <w:jc w:val="center"/>
                </w:pPr>
              </w:pPrChange>
            </w:pPr>
            <w:ins w:id="58" w:author="Harvey Shyan Yih Tan" w:date="2019-09-24T18:27:00Z">
              <w:r w:rsidRPr="005C1980">
                <w:rPr>
                  <w:rFonts w:ascii="Times" w:hAnsi="Times"/>
                  <w:color w:val="538135" w:themeColor="accent6" w:themeShade="BF"/>
                  <w:lang w:val="en-US"/>
                  <w:rPrChange w:id="59" w:author="Harvey Shyan Yih Tan" w:date="2019-09-26T01:31:00Z">
                    <w:rPr>
                      <w:rFonts w:ascii="Times" w:hAnsi="Times"/>
                      <w:lang w:val="en-US"/>
                    </w:rPr>
                  </w:rPrChange>
                </w:rPr>
                <w:t>-</w:t>
              </w:r>
            </w:ins>
          </w:p>
        </w:tc>
      </w:tr>
      <w:tr w:rsidR="00622C2F" w:rsidRPr="005C1980" w14:paraId="6F9D1A59" w14:textId="77777777" w:rsidTr="005161A2">
        <w:trPr>
          <w:trHeight w:val="252"/>
          <w:ins w:id="60" w:author="Harvey Shyan Yih Tan" w:date="2019-09-24T18:17:00Z"/>
        </w:trPr>
        <w:tc>
          <w:tcPr>
            <w:tcW w:w="2923" w:type="dxa"/>
          </w:tcPr>
          <w:p w14:paraId="283F0DBD" w14:textId="032AAFB5" w:rsidR="00622C2F" w:rsidRPr="00A91B0C" w:rsidRDefault="00137F9E" w:rsidP="00A91B0C">
            <w:pPr>
              <w:jc w:val="center"/>
              <w:rPr>
                <w:ins w:id="61" w:author="Harvey Shyan Yih Tan" w:date="2019-09-24T18:17:00Z"/>
                <w:rFonts w:ascii="Times" w:hAnsi="Times"/>
                <w:lang w:val="en-US"/>
              </w:rPr>
              <w:pPrChange w:id="62" w:author="Harvey Shyan Yih Tan" w:date="2019-09-26T17:37:00Z">
                <w:pPr>
                  <w:jc w:val="center"/>
                </w:pPr>
              </w:pPrChange>
            </w:pPr>
            <w:ins w:id="63" w:author="Harvey Shyan Yih Tan" w:date="2019-09-24T18:23:00Z">
              <w:r w:rsidRPr="00A91B0C">
                <w:rPr>
                  <w:rFonts w:ascii="Times" w:hAnsi="Times"/>
                </w:rPr>
                <w:fldChar w:fldCharType="begin"/>
              </w:r>
              <w:r w:rsidRPr="005C1980">
                <w:rPr>
                  <w:rFonts w:ascii="Times" w:hAnsi="Times"/>
                  <w:rPrChange w:id="64" w:author="Harvey Shyan Yih Tan" w:date="2019-09-26T01:31:00Z">
                    <w:rPr>
                      <w:rFonts w:ascii="Times" w:hAnsi="Times"/>
                    </w:rPr>
                  </w:rPrChange>
                </w:rPr>
                <w:instrText xml:space="preserve"> HYPERLINK "http://www.getfittest.com.au" </w:instrText>
              </w:r>
              <w:r w:rsidRPr="005C1980">
                <w:rPr>
                  <w:rFonts w:ascii="Times" w:hAnsi="Times"/>
                  <w:rPrChange w:id="65" w:author="Harvey Shyan Yih Tan" w:date="2019-09-26T01:31:00Z">
                    <w:rPr>
                      <w:rFonts w:ascii="Times" w:hAnsi="Times"/>
                    </w:rPr>
                  </w:rPrChange>
                </w:rPr>
                <w:fldChar w:fldCharType="separate"/>
              </w:r>
              <w:r w:rsidRPr="005C1980">
                <w:rPr>
                  <w:rStyle w:val="Hyperlink"/>
                  <w:rFonts w:ascii="Times" w:hAnsi="Times"/>
                  <w:lang w:val="en-US"/>
                  <w:rPrChange w:id="66" w:author="Harvey Shyan Yih Tan" w:date="2019-09-26T01:31:00Z">
                    <w:rPr>
                      <w:rStyle w:val="Hyperlink"/>
                      <w:rFonts w:ascii="Times" w:hAnsi="Times"/>
                      <w:lang w:val="en-US"/>
                    </w:rPr>
                  </w:rPrChange>
                </w:rPr>
                <w:t>www.getfittest</w:t>
              </w:r>
              <w:r w:rsidRPr="005C1980">
                <w:rPr>
                  <w:rStyle w:val="Hyperlink"/>
                  <w:rFonts w:ascii="Times" w:hAnsi="Times"/>
                  <w:lang w:val="en-US"/>
                  <w:rPrChange w:id="67" w:author="Harvey Shyan Yih Tan" w:date="2019-09-26T01:31:00Z">
                    <w:rPr>
                      <w:rStyle w:val="Hyperlink"/>
                      <w:rFonts w:ascii="Times" w:hAnsi="Times"/>
                      <w:lang w:val="en-US"/>
                    </w:rPr>
                  </w:rPrChange>
                </w:rPr>
                <w:t>.</w:t>
              </w:r>
              <w:r w:rsidRPr="005C1980">
                <w:rPr>
                  <w:rStyle w:val="Hyperlink"/>
                  <w:rFonts w:ascii="Times" w:hAnsi="Times"/>
                  <w:lang w:val="en-US"/>
                  <w:rPrChange w:id="68" w:author="Harvey Shyan Yih Tan" w:date="2019-09-26T01:31:00Z">
                    <w:rPr>
                      <w:rStyle w:val="Hyperlink"/>
                      <w:rFonts w:ascii="Times" w:hAnsi="Times"/>
                      <w:lang w:val="en-US"/>
                    </w:rPr>
                  </w:rPrChange>
                </w:rPr>
                <w:t>com.au</w:t>
              </w:r>
              <w:r w:rsidRPr="005C1980">
                <w:rPr>
                  <w:rStyle w:val="Hyperlink"/>
                  <w:rFonts w:ascii="Times" w:hAnsi="Times"/>
                  <w:lang w:val="en-US"/>
                  <w:rPrChange w:id="69" w:author="Harvey Shyan Yih Tan" w:date="2019-09-26T01:31:00Z">
                    <w:rPr>
                      <w:rStyle w:val="Hyperlink"/>
                      <w:rFonts w:ascii="Times" w:hAnsi="Times"/>
                      <w:lang w:val="en-US"/>
                    </w:rPr>
                  </w:rPrChange>
                </w:rPr>
                <w:fldChar w:fldCharType="end"/>
              </w:r>
            </w:ins>
          </w:p>
        </w:tc>
        <w:tc>
          <w:tcPr>
            <w:tcW w:w="1461" w:type="dxa"/>
          </w:tcPr>
          <w:p w14:paraId="4A5F141A" w14:textId="2E782686" w:rsidR="00622C2F" w:rsidRPr="005C1980" w:rsidRDefault="00137F9E" w:rsidP="00A91B0C">
            <w:pPr>
              <w:jc w:val="center"/>
              <w:rPr>
                <w:ins w:id="70" w:author="Harvey Shyan Yih Tan" w:date="2019-09-24T18:17:00Z"/>
                <w:rFonts w:ascii="Times" w:hAnsi="Times"/>
                <w:color w:val="538135" w:themeColor="accent6" w:themeShade="BF"/>
                <w:lang w:val="en-US"/>
                <w:rPrChange w:id="71" w:author="Harvey Shyan Yih Tan" w:date="2019-09-26T01:31:00Z">
                  <w:rPr>
                    <w:ins w:id="72" w:author="Harvey Shyan Yih Tan" w:date="2019-09-24T18:17:00Z"/>
                    <w:rFonts w:ascii="Times" w:hAnsi="Times"/>
                    <w:lang w:val="en-US"/>
                  </w:rPr>
                </w:rPrChange>
              </w:rPr>
              <w:pPrChange w:id="73" w:author="Harvey Shyan Yih Tan" w:date="2019-09-26T17:37:00Z">
                <w:pPr>
                  <w:jc w:val="center"/>
                </w:pPr>
              </w:pPrChange>
            </w:pPr>
            <w:ins w:id="74" w:author="Harvey Shyan Yih Tan" w:date="2019-09-24T18:23:00Z">
              <w:r w:rsidRPr="005C1980">
                <w:rPr>
                  <w:rFonts w:ascii="Times" w:hAnsi="Times"/>
                  <w:color w:val="538135" w:themeColor="accent6" w:themeShade="BF"/>
                  <w:lang w:val="en-US"/>
                  <w:rPrChange w:id="75" w:author="Harvey Shyan Yih Tan" w:date="2019-09-26T01:31:00Z">
                    <w:rPr>
                      <w:rFonts w:ascii="Times" w:hAnsi="Times"/>
                      <w:lang w:val="en-US"/>
                    </w:rPr>
                  </w:rPrChange>
                </w:rPr>
                <w:t>F</w:t>
              </w:r>
            </w:ins>
          </w:p>
        </w:tc>
        <w:tc>
          <w:tcPr>
            <w:tcW w:w="1462" w:type="dxa"/>
          </w:tcPr>
          <w:p w14:paraId="15FED671" w14:textId="26298ABE" w:rsidR="00622C2F" w:rsidRPr="005C1980" w:rsidRDefault="00137F9E" w:rsidP="00A91B0C">
            <w:pPr>
              <w:jc w:val="center"/>
              <w:rPr>
                <w:ins w:id="76" w:author="Harvey Shyan Yih Tan" w:date="2019-09-24T18:17:00Z"/>
                <w:rFonts w:ascii="Times" w:hAnsi="Times"/>
                <w:color w:val="538135" w:themeColor="accent6" w:themeShade="BF"/>
                <w:lang w:val="en-US"/>
                <w:rPrChange w:id="77" w:author="Harvey Shyan Yih Tan" w:date="2019-09-26T01:31:00Z">
                  <w:rPr>
                    <w:ins w:id="78" w:author="Harvey Shyan Yih Tan" w:date="2019-09-24T18:17:00Z"/>
                    <w:rFonts w:ascii="Times" w:hAnsi="Times"/>
                    <w:lang w:val="en-US"/>
                  </w:rPr>
                </w:rPrChange>
              </w:rPr>
              <w:pPrChange w:id="79" w:author="Harvey Shyan Yih Tan" w:date="2019-09-26T17:37:00Z">
                <w:pPr>
                  <w:jc w:val="center"/>
                </w:pPr>
              </w:pPrChange>
            </w:pPr>
            <w:ins w:id="80" w:author="Harvey Shyan Yih Tan" w:date="2019-09-24T18:23:00Z">
              <w:r w:rsidRPr="005C1980">
                <w:rPr>
                  <w:rFonts w:ascii="Times" w:hAnsi="Times"/>
                  <w:color w:val="538135" w:themeColor="accent6" w:themeShade="BF"/>
                  <w:lang w:val="en-US"/>
                  <w:rPrChange w:id="81" w:author="Harvey Shyan Yih Tan" w:date="2019-09-26T01:31:00Z">
                    <w:rPr>
                      <w:rFonts w:ascii="Times" w:hAnsi="Times"/>
                      <w:lang w:val="en-US"/>
                    </w:rPr>
                  </w:rPrChange>
                </w:rPr>
                <w:t>F</w:t>
              </w:r>
            </w:ins>
          </w:p>
        </w:tc>
        <w:tc>
          <w:tcPr>
            <w:tcW w:w="2924" w:type="dxa"/>
          </w:tcPr>
          <w:p w14:paraId="6C756B2A" w14:textId="713E2F7B" w:rsidR="00622C2F" w:rsidRPr="005C1980" w:rsidRDefault="00137F9E" w:rsidP="00A91B0C">
            <w:pPr>
              <w:jc w:val="center"/>
              <w:rPr>
                <w:ins w:id="82" w:author="Harvey Shyan Yih Tan" w:date="2019-09-24T18:17:00Z"/>
                <w:rFonts w:ascii="Times" w:hAnsi="Times"/>
                <w:color w:val="538135" w:themeColor="accent6" w:themeShade="BF"/>
                <w:lang w:val="en-US"/>
                <w:rPrChange w:id="83" w:author="Harvey Shyan Yih Tan" w:date="2019-09-26T01:31:00Z">
                  <w:rPr>
                    <w:ins w:id="84" w:author="Harvey Shyan Yih Tan" w:date="2019-09-24T18:17:00Z"/>
                    <w:rFonts w:ascii="Times" w:hAnsi="Times"/>
                    <w:lang w:val="en-US"/>
                  </w:rPr>
                </w:rPrChange>
              </w:rPr>
              <w:pPrChange w:id="85" w:author="Harvey Shyan Yih Tan" w:date="2019-09-26T17:37:00Z">
                <w:pPr>
                  <w:jc w:val="center"/>
                </w:pPr>
              </w:pPrChange>
            </w:pPr>
            <w:ins w:id="86" w:author="Harvey Shyan Yih Tan" w:date="2019-09-24T18:31:00Z">
              <w:r w:rsidRPr="005C1980">
                <w:rPr>
                  <w:rFonts w:ascii="Times" w:hAnsi="Times"/>
                  <w:color w:val="538135" w:themeColor="accent6" w:themeShade="BF"/>
                  <w:lang w:val="en-US"/>
                  <w:rPrChange w:id="87" w:author="Harvey Shyan Yih Tan" w:date="2019-09-26T01:31:00Z">
                    <w:rPr>
                      <w:rFonts w:ascii="Times" w:hAnsi="Times"/>
                      <w:lang w:val="en-US"/>
                    </w:rPr>
                  </w:rPrChange>
                </w:rPr>
                <w:t>NXDOMAIN, Non-Existent Domain</w:t>
              </w:r>
            </w:ins>
          </w:p>
        </w:tc>
      </w:tr>
      <w:tr w:rsidR="00622C2F" w:rsidRPr="005C1980" w14:paraId="72ADDC75" w14:textId="77777777" w:rsidTr="000E0360">
        <w:trPr>
          <w:trHeight w:val="252"/>
          <w:ins w:id="88" w:author="Harvey Shyan Yih Tan" w:date="2019-09-24T18:17:00Z"/>
        </w:trPr>
        <w:tc>
          <w:tcPr>
            <w:tcW w:w="2923" w:type="dxa"/>
          </w:tcPr>
          <w:p w14:paraId="7908BE57" w14:textId="3468DF83" w:rsidR="00622C2F" w:rsidRPr="00A91B0C" w:rsidRDefault="00137F9E" w:rsidP="00A91B0C">
            <w:pPr>
              <w:jc w:val="center"/>
              <w:rPr>
                <w:ins w:id="89" w:author="Harvey Shyan Yih Tan" w:date="2019-09-24T18:17:00Z"/>
                <w:rFonts w:ascii="Times" w:hAnsi="Times"/>
                <w:lang w:val="en-US"/>
              </w:rPr>
              <w:pPrChange w:id="90" w:author="Harvey Shyan Yih Tan" w:date="2019-09-26T17:37:00Z">
                <w:pPr>
                  <w:jc w:val="center"/>
                </w:pPr>
              </w:pPrChange>
            </w:pPr>
            <w:ins w:id="91" w:author="Harvey Shyan Yih Tan" w:date="2019-09-24T18:24:00Z">
              <w:r w:rsidRPr="00A91B0C">
                <w:rPr>
                  <w:rFonts w:ascii="Times" w:hAnsi="Times"/>
                </w:rPr>
                <w:fldChar w:fldCharType="begin"/>
              </w:r>
              <w:r w:rsidRPr="005C1980">
                <w:rPr>
                  <w:rFonts w:ascii="Times" w:hAnsi="Times"/>
                  <w:rPrChange w:id="92" w:author="Harvey Shyan Yih Tan" w:date="2019-09-26T01:31:00Z">
                    <w:rPr>
                      <w:rFonts w:ascii="Times" w:hAnsi="Times"/>
                    </w:rPr>
                  </w:rPrChange>
                </w:rPr>
                <w:instrText xml:space="preserve"> HYPERLINK "http://www.mit.edu" </w:instrText>
              </w:r>
              <w:r w:rsidRPr="005C1980">
                <w:rPr>
                  <w:rFonts w:ascii="Times" w:hAnsi="Times"/>
                  <w:rPrChange w:id="93" w:author="Harvey Shyan Yih Tan" w:date="2019-09-26T01:31:00Z">
                    <w:rPr>
                      <w:rFonts w:ascii="Times" w:hAnsi="Times"/>
                    </w:rPr>
                  </w:rPrChange>
                </w:rPr>
                <w:fldChar w:fldCharType="separate"/>
              </w:r>
              <w:r w:rsidRPr="005C1980">
                <w:rPr>
                  <w:rStyle w:val="Hyperlink"/>
                  <w:rFonts w:ascii="Times" w:hAnsi="Times"/>
                  <w:lang w:val="en-US"/>
                  <w:rPrChange w:id="94" w:author="Harvey Shyan Yih Tan" w:date="2019-09-26T01:31:00Z">
                    <w:rPr>
                      <w:rStyle w:val="Hyperlink"/>
                      <w:rFonts w:ascii="Times" w:hAnsi="Times"/>
                      <w:lang w:val="en-US"/>
                    </w:rPr>
                  </w:rPrChange>
                </w:rPr>
                <w:t>www.mit.</w:t>
              </w:r>
              <w:r w:rsidRPr="005C1980">
                <w:rPr>
                  <w:rStyle w:val="Hyperlink"/>
                  <w:rFonts w:ascii="Times" w:hAnsi="Times"/>
                  <w:lang w:val="en-US"/>
                  <w:rPrChange w:id="95" w:author="Harvey Shyan Yih Tan" w:date="2019-09-26T01:31:00Z">
                    <w:rPr>
                      <w:rStyle w:val="Hyperlink"/>
                      <w:rFonts w:ascii="Times" w:hAnsi="Times"/>
                      <w:lang w:val="en-US"/>
                    </w:rPr>
                  </w:rPrChange>
                </w:rPr>
                <w:t>e</w:t>
              </w:r>
              <w:r w:rsidRPr="005C1980">
                <w:rPr>
                  <w:rStyle w:val="Hyperlink"/>
                  <w:rFonts w:ascii="Times" w:hAnsi="Times"/>
                  <w:lang w:val="en-US"/>
                  <w:rPrChange w:id="96" w:author="Harvey Shyan Yih Tan" w:date="2019-09-26T01:31:00Z">
                    <w:rPr>
                      <w:rStyle w:val="Hyperlink"/>
                      <w:rFonts w:ascii="Times" w:hAnsi="Times"/>
                      <w:lang w:val="en-US"/>
                    </w:rPr>
                  </w:rPrChange>
                </w:rPr>
                <w:t>du</w:t>
              </w:r>
              <w:r w:rsidRPr="005C1980">
                <w:rPr>
                  <w:rStyle w:val="Hyperlink"/>
                  <w:rFonts w:ascii="Times" w:hAnsi="Times"/>
                  <w:lang w:val="en-US"/>
                  <w:rPrChange w:id="97" w:author="Harvey Shyan Yih Tan" w:date="2019-09-26T01:31:00Z">
                    <w:rPr>
                      <w:rStyle w:val="Hyperlink"/>
                      <w:rFonts w:ascii="Times" w:hAnsi="Times"/>
                      <w:lang w:val="en-US"/>
                    </w:rPr>
                  </w:rPrChange>
                </w:rPr>
                <w:fldChar w:fldCharType="end"/>
              </w:r>
            </w:ins>
          </w:p>
        </w:tc>
        <w:tc>
          <w:tcPr>
            <w:tcW w:w="1461" w:type="dxa"/>
          </w:tcPr>
          <w:p w14:paraId="67051DC8" w14:textId="365377FC" w:rsidR="00622C2F" w:rsidRPr="005C1980" w:rsidRDefault="00137F9E" w:rsidP="00A91B0C">
            <w:pPr>
              <w:jc w:val="center"/>
              <w:rPr>
                <w:ins w:id="98" w:author="Harvey Shyan Yih Tan" w:date="2019-09-24T18:17:00Z"/>
                <w:rFonts w:ascii="Times" w:hAnsi="Times"/>
                <w:color w:val="538135" w:themeColor="accent6" w:themeShade="BF"/>
                <w:lang w:val="en-US"/>
                <w:rPrChange w:id="99" w:author="Harvey Shyan Yih Tan" w:date="2019-09-26T01:31:00Z">
                  <w:rPr>
                    <w:ins w:id="100" w:author="Harvey Shyan Yih Tan" w:date="2019-09-24T18:17:00Z"/>
                    <w:rFonts w:ascii="Times" w:hAnsi="Times"/>
                    <w:lang w:val="en-US"/>
                  </w:rPr>
                </w:rPrChange>
              </w:rPr>
              <w:pPrChange w:id="101" w:author="Harvey Shyan Yih Tan" w:date="2019-09-26T17:37:00Z">
                <w:pPr>
                  <w:jc w:val="center"/>
                </w:pPr>
              </w:pPrChange>
            </w:pPr>
            <w:ins w:id="102" w:author="Harvey Shyan Yih Tan" w:date="2019-09-24T18:24:00Z">
              <w:r w:rsidRPr="005C1980">
                <w:rPr>
                  <w:rFonts w:ascii="Times" w:hAnsi="Times"/>
                  <w:color w:val="538135" w:themeColor="accent6" w:themeShade="BF"/>
                  <w:lang w:val="en-US"/>
                  <w:rPrChange w:id="103" w:author="Harvey Shyan Yih Tan" w:date="2019-09-26T01:31:00Z">
                    <w:rPr>
                      <w:rFonts w:ascii="Times" w:hAnsi="Times"/>
                      <w:lang w:val="en-US"/>
                    </w:rPr>
                  </w:rPrChange>
                </w:rPr>
                <w:t>T</w:t>
              </w:r>
            </w:ins>
          </w:p>
        </w:tc>
        <w:tc>
          <w:tcPr>
            <w:tcW w:w="1462" w:type="dxa"/>
          </w:tcPr>
          <w:p w14:paraId="5F7B131A" w14:textId="3B2EDEC1" w:rsidR="00622C2F" w:rsidRPr="005C1980" w:rsidRDefault="00137F9E" w:rsidP="00A91B0C">
            <w:pPr>
              <w:jc w:val="center"/>
              <w:rPr>
                <w:ins w:id="104" w:author="Harvey Shyan Yih Tan" w:date="2019-09-24T18:17:00Z"/>
                <w:rFonts w:ascii="Times" w:hAnsi="Times"/>
                <w:color w:val="538135" w:themeColor="accent6" w:themeShade="BF"/>
                <w:lang w:val="en-US"/>
                <w:rPrChange w:id="105" w:author="Harvey Shyan Yih Tan" w:date="2019-09-26T01:31:00Z">
                  <w:rPr>
                    <w:ins w:id="106" w:author="Harvey Shyan Yih Tan" w:date="2019-09-24T18:17:00Z"/>
                    <w:rFonts w:ascii="Times" w:hAnsi="Times"/>
                    <w:lang w:val="en-US"/>
                  </w:rPr>
                </w:rPrChange>
              </w:rPr>
              <w:pPrChange w:id="107" w:author="Harvey Shyan Yih Tan" w:date="2019-09-26T17:37:00Z">
                <w:pPr>
                  <w:jc w:val="center"/>
                </w:pPr>
              </w:pPrChange>
            </w:pPr>
            <w:ins w:id="108" w:author="Harvey Shyan Yih Tan" w:date="2019-09-24T18:24:00Z">
              <w:r w:rsidRPr="005C1980">
                <w:rPr>
                  <w:rFonts w:ascii="Times" w:hAnsi="Times"/>
                  <w:color w:val="538135" w:themeColor="accent6" w:themeShade="BF"/>
                  <w:lang w:val="en-US"/>
                  <w:rPrChange w:id="109" w:author="Harvey Shyan Yih Tan" w:date="2019-09-26T01:31:00Z">
                    <w:rPr>
                      <w:rFonts w:ascii="Times" w:hAnsi="Times"/>
                      <w:lang w:val="en-US"/>
                    </w:rPr>
                  </w:rPrChange>
                </w:rPr>
                <w:t>T</w:t>
              </w:r>
            </w:ins>
          </w:p>
        </w:tc>
        <w:tc>
          <w:tcPr>
            <w:tcW w:w="2924" w:type="dxa"/>
          </w:tcPr>
          <w:p w14:paraId="0F98C442" w14:textId="79B07991" w:rsidR="00622C2F" w:rsidRPr="005C1980" w:rsidRDefault="00137F9E" w:rsidP="00A91B0C">
            <w:pPr>
              <w:jc w:val="center"/>
              <w:rPr>
                <w:ins w:id="110" w:author="Harvey Shyan Yih Tan" w:date="2019-09-24T18:17:00Z"/>
                <w:rFonts w:ascii="Times" w:hAnsi="Times"/>
                <w:color w:val="538135" w:themeColor="accent6" w:themeShade="BF"/>
                <w:lang w:val="en-US"/>
                <w:rPrChange w:id="111" w:author="Harvey Shyan Yih Tan" w:date="2019-09-26T01:31:00Z">
                  <w:rPr>
                    <w:ins w:id="112" w:author="Harvey Shyan Yih Tan" w:date="2019-09-24T18:17:00Z"/>
                    <w:rFonts w:ascii="Times" w:hAnsi="Times"/>
                    <w:lang w:val="en-US"/>
                  </w:rPr>
                </w:rPrChange>
              </w:rPr>
              <w:pPrChange w:id="113" w:author="Harvey Shyan Yih Tan" w:date="2019-09-26T17:37:00Z">
                <w:pPr>
                  <w:jc w:val="center"/>
                </w:pPr>
              </w:pPrChange>
            </w:pPr>
            <w:ins w:id="114" w:author="Harvey Shyan Yih Tan" w:date="2019-09-24T18:35:00Z">
              <w:r w:rsidRPr="005C1980">
                <w:rPr>
                  <w:rFonts w:ascii="Times" w:hAnsi="Times"/>
                  <w:color w:val="538135" w:themeColor="accent6" w:themeShade="BF"/>
                  <w:lang w:val="en-US"/>
                  <w:rPrChange w:id="115" w:author="Harvey Shyan Yih Tan" w:date="2019-09-26T01:31:00Z">
                    <w:rPr>
                      <w:rFonts w:ascii="Times" w:hAnsi="Times"/>
                      <w:lang w:val="en-US"/>
                    </w:rPr>
                  </w:rPrChange>
                </w:rPr>
                <w:t>-</w:t>
              </w:r>
            </w:ins>
          </w:p>
        </w:tc>
      </w:tr>
      <w:tr w:rsidR="00622C2F" w:rsidRPr="005C1980" w14:paraId="0478770F" w14:textId="77777777" w:rsidTr="00CA467B">
        <w:trPr>
          <w:trHeight w:val="252"/>
          <w:ins w:id="116" w:author="Harvey Shyan Yih Tan" w:date="2019-09-24T18:17:00Z"/>
        </w:trPr>
        <w:tc>
          <w:tcPr>
            <w:tcW w:w="2923" w:type="dxa"/>
          </w:tcPr>
          <w:p w14:paraId="12EF7575" w14:textId="6DF4A96C" w:rsidR="00622C2F" w:rsidRPr="00A91B0C" w:rsidRDefault="00137F9E" w:rsidP="00A91B0C">
            <w:pPr>
              <w:jc w:val="center"/>
              <w:rPr>
                <w:ins w:id="117" w:author="Harvey Shyan Yih Tan" w:date="2019-09-24T18:17:00Z"/>
                <w:rFonts w:ascii="Times" w:hAnsi="Times"/>
                <w:lang w:val="en-US"/>
              </w:rPr>
              <w:pPrChange w:id="118" w:author="Harvey Shyan Yih Tan" w:date="2019-09-26T17:37:00Z">
                <w:pPr>
                  <w:jc w:val="center"/>
                </w:pPr>
              </w:pPrChange>
            </w:pPr>
            <w:ins w:id="119" w:author="Harvey Shyan Yih Tan" w:date="2019-09-24T18:24:00Z">
              <w:r w:rsidRPr="00A91B0C">
                <w:rPr>
                  <w:rFonts w:ascii="Times" w:hAnsi="Times"/>
                </w:rPr>
                <w:fldChar w:fldCharType="begin"/>
              </w:r>
              <w:r w:rsidRPr="005C1980">
                <w:rPr>
                  <w:rFonts w:ascii="Times" w:hAnsi="Times"/>
                  <w:rPrChange w:id="120" w:author="Harvey Shyan Yih Tan" w:date="2019-09-26T01:31:00Z">
                    <w:rPr>
                      <w:rFonts w:ascii="Times" w:hAnsi="Times"/>
                    </w:rPr>
                  </w:rPrChange>
                </w:rPr>
                <w:instrText xml:space="preserve"> HYPERLINK "http://www.intel.com.au" </w:instrText>
              </w:r>
              <w:r w:rsidRPr="005C1980">
                <w:rPr>
                  <w:rFonts w:ascii="Times" w:hAnsi="Times"/>
                  <w:rPrChange w:id="121" w:author="Harvey Shyan Yih Tan" w:date="2019-09-26T01:31:00Z">
                    <w:rPr>
                      <w:rFonts w:ascii="Times" w:hAnsi="Times"/>
                    </w:rPr>
                  </w:rPrChange>
                </w:rPr>
                <w:fldChar w:fldCharType="separate"/>
              </w:r>
              <w:r w:rsidRPr="005C1980">
                <w:rPr>
                  <w:rStyle w:val="Hyperlink"/>
                  <w:rFonts w:ascii="Times" w:hAnsi="Times"/>
                  <w:lang w:val="en-US"/>
                  <w:rPrChange w:id="122" w:author="Harvey Shyan Yih Tan" w:date="2019-09-26T01:31:00Z">
                    <w:rPr>
                      <w:rStyle w:val="Hyperlink"/>
                      <w:rFonts w:ascii="Times" w:hAnsi="Times"/>
                      <w:lang w:val="en-US"/>
                    </w:rPr>
                  </w:rPrChange>
                </w:rPr>
                <w:t>www.inte</w:t>
              </w:r>
              <w:r w:rsidRPr="005C1980">
                <w:rPr>
                  <w:rStyle w:val="Hyperlink"/>
                  <w:rFonts w:ascii="Times" w:hAnsi="Times"/>
                  <w:lang w:val="en-US"/>
                  <w:rPrChange w:id="123" w:author="Harvey Shyan Yih Tan" w:date="2019-09-26T01:31:00Z">
                    <w:rPr>
                      <w:rStyle w:val="Hyperlink"/>
                      <w:rFonts w:ascii="Times" w:hAnsi="Times"/>
                      <w:lang w:val="en-US"/>
                    </w:rPr>
                  </w:rPrChange>
                </w:rPr>
                <w:t>l</w:t>
              </w:r>
              <w:r w:rsidRPr="005C1980">
                <w:rPr>
                  <w:rStyle w:val="Hyperlink"/>
                  <w:rFonts w:ascii="Times" w:hAnsi="Times"/>
                  <w:lang w:val="en-US"/>
                  <w:rPrChange w:id="124" w:author="Harvey Shyan Yih Tan" w:date="2019-09-26T01:31:00Z">
                    <w:rPr>
                      <w:rStyle w:val="Hyperlink"/>
                      <w:rFonts w:ascii="Times" w:hAnsi="Times"/>
                      <w:lang w:val="en-US"/>
                    </w:rPr>
                  </w:rPrChange>
                </w:rPr>
                <w:t>.com.au</w:t>
              </w:r>
              <w:r w:rsidRPr="005C1980">
                <w:rPr>
                  <w:rStyle w:val="Hyperlink"/>
                  <w:rFonts w:ascii="Times" w:hAnsi="Times"/>
                  <w:lang w:val="en-US"/>
                  <w:rPrChange w:id="125" w:author="Harvey Shyan Yih Tan" w:date="2019-09-26T01:31:00Z">
                    <w:rPr>
                      <w:rStyle w:val="Hyperlink"/>
                      <w:rFonts w:ascii="Times" w:hAnsi="Times"/>
                      <w:lang w:val="en-US"/>
                    </w:rPr>
                  </w:rPrChange>
                </w:rPr>
                <w:fldChar w:fldCharType="end"/>
              </w:r>
            </w:ins>
          </w:p>
        </w:tc>
        <w:tc>
          <w:tcPr>
            <w:tcW w:w="1461" w:type="dxa"/>
          </w:tcPr>
          <w:p w14:paraId="5631A689" w14:textId="5E14920A" w:rsidR="00622C2F" w:rsidRPr="005C1980" w:rsidRDefault="00137F9E" w:rsidP="00A91B0C">
            <w:pPr>
              <w:jc w:val="center"/>
              <w:rPr>
                <w:ins w:id="126" w:author="Harvey Shyan Yih Tan" w:date="2019-09-24T18:17:00Z"/>
                <w:rFonts w:ascii="Times" w:hAnsi="Times"/>
                <w:color w:val="538135" w:themeColor="accent6" w:themeShade="BF"/>
                <w:lang w:val="en-US"/>
                <w:rPrChange w:id="127" w:author="Harvey Shyan Yih Tan" w:date="2019-09-26T01:31:00Z">
                  <w:rPr>
                    <w:ins w:id="128" w:author="Harvey Shyan Yih Tan" w:date="2019-09-24T18:17:00Z"/>
                    <w:rFonts w:ascii="Times" w:hAnsi="Times"/>
                    <w:lang w:val="en-US"/>
                  </w:rPr>
                </w:rPrChange>
              </w:rPr>
              <w:pPrChange w:id="129" w:author="Harvey Shyan Yih Tan" w:date="2019-09-26T17:37:00Z">
                <w:pPr>
                  <w:jc w:val="center"/>
                </w:pPr>
              </w:pPrChange>
            </w:pPr>
            <w:ins w:id="130" w:author="Harvey Shyan Yih Tan" w:date="2019-09-24T18:24:00Z">
              <w:r w:rsidRPr="005C1980">
                <w:rPr>
                  <w:rFonts w:ascii="Times" w:hAnsi="Times"/>
                  <w:color w:val="538135" w:themeColor="accent6" w:themeShade="BF"/>
                  <w:lang w:val="en-US"/>
                  <w:rPrChange w:id="131" w:author="Harvey Shyan Yih Tan" w:date="2019-09-26T01:31:00Z">
                    <w:rPr>
                      <w:rFonts w:ascii="Times" w:hAnsi="Times"/>
                      <w:lang w:val="en-US"/>
                    </w:rPr>
                  </w:rPrChange>
                </w:rPr>
                <w:t>T</w:t>
              </w:r>
            </w:ins>
          </w:p>
        </w:tc>
        <w:tc>
          <w:tcPr>
            <w:tcW w:w="1462" w:type="dxa"/>
          </w:tcPr>
          <w:p w14:paraId="0779D436" w14:textId="56336292" w:rsidR="00622C2F" w:rsidRPr="005C1980" w:rsidRDefault="00137F9E" w:rsidP="00A91B0C">
            <w:pPr>
              <w:jc w:val="center"/>
              <w:rPr>
                <w:ins w:id="132" w:author="Harvey Shyan Yih Tan" w:date="2019-09-24T18:17:00Z"/>
                <w:rFonts w:ascii="Times" w:hAnsi="Times"/>
                <w:color w:val="538135" w:themeColor="accent6" w:themeShade="BF"/>
                <w:lang w:val="en-US"/>
                <w:rPrChange w:id="133" w:author="Harvey Shyan Yih Tan" w:date="2019-09-26T01:31:00Z">
                  <w:rPr>
                    <w:ins w:id="134" w:author="Harvey Shyan Yih Tan" w:date="2019-09-24T18:17:00Z"/>
                    <w:rFonts w:ascii="Times" w:hAnsi="Times"/>
                    <w:lang w:val="en-US"/>
                  </w:rPr>
                </w:rPrChange>
              </w:rPr>
              <w:pPrChange w:id="135" w:author="Harvey Shyan Yih Tan" w:date="2019-09-26T17:37:00Z">
                <w:pPr>
                  <w:jc w:val="center"/>
                </w:pPr>
              </w:pPrChange>
            </w:pPr>
            <w:ins w:id="136" w:author="Harvey Shyan Yih Tan" w:date="2019-09-24T18:24:00Z">
              <w:r w:rsidRPr="005C1980">
                <w:rPr>
                  <w:rFonts w:ascii="Times" w:hAnsi="Times"/>
                  <w:color w:val="538135" w:themeColor="accent6" w:themeShade="BF"/>
                  <w:lang w:val="en-US"/>
                  <w:rPrChange w:id="137" w:author="Harvey Shyan Yih Tan" w:date="2019-09-26T01:31:00Z">
                    <w:rPr>
                      <w:rFonts w:ascii="Times" w:hAnsi="Times"/>
                      <w:lang w:val="en-US"/>
                    </w:rPr>
                  </w:rPrChange>
                </w:rPr>
                <w:t>T</w:t>
              </w:r>
            </w:ins>
          </w:p>
        </w:tc>
        <w:tc>
          <w:tcPr>
            <w:tcW w:w="2924" w:type="dxa"/>
          </w:tcPr>
          <w:p w14:paraId="67CED2C3" w14:textId="0234A17F" w:rsidR="00622C2F" w:rsidRPr="005C1980" w:rsidRDefault="00137F9E" w:rsidP="00A91B0C">
            <w:pPr>
              <w:jc w:val="center"/>
              <w:rPr>
                <w:ins w:id="138" w:author="Harvey Shyan Yih Tan" w:date="2019-09-24T18:17:00Z"/>
                <w:rFonts w:ascii="Times" w:hAnsi="Times"/>
                <w:color w:val="538135" w:themeColor="accent6" w:themeShade="BF"/>
                <w:lang w:val="en-US"/>
                <w:rPrChange w:id="139" w:author="Harvey Shyan Yih Tan" w:date="2019-09-26T01:31:00Z">
                  <w:rPr>
                    <w:ins w:id="140" w:author="Harvey Shyan Yih Tan" w:date="2019-09-24T18:17:00Z"/>
                    <w:rFonts w:ascii="Times" w:hAnsi="Times"/>
                    <w:lang w:val="en-US"/>
                  </w:rPr>
                </w:rPrChange>
              </w:rPr>
              <w:pPrChange w:id="141" w:author="Harvey Shyan Yih Tan" w:date="2019-09-26T17:37:00Z">
                <w:pPr>
                  <w:jc w:val="center"/>
                </w:pPr>
              </w:pPrChange>
            </w:pPr>
            <w:ins w:id="142" w:author="Harvey Shyan Yih Tan" w:date="2019-09-24T18:35:00Z">
              <w:r w:rsidRPr="005C1980">
                <w:rPr>
                  <w:rFonts w:ascii="Times" w:hAnsi="Times"/>
                  <w:color w:val="538135" w:themeColor="accent6" w:themeShade="BF"/>
                  <w:lang w:val="en-US"/>
                  <w:rPrChange w:id="143" w:author="Harvey Shyan Yih Tan" w:date="2019-09-26T01:31:00Z">
                    <w:rPr>
                      <w:rFonts w:ascii="Times" w:hAnsi="Times"/>
                      <w:lang w:val="en-US"/>
                    </w:rPr>
                  </w:rPrChange>
                </w:rPr>
                <w:t>-</w:t>
              </w:r>
            </w:ins>
          </w:p>
        </w:tc>
      </w:tr>
      <w:tr w:rsidR="00622C2F" w:rsidRPr="005C1980" w14:paraId="0DCA1CA4" w14:textId="77777777" w:rsidTr="005F7998">
        <w:trPr>
          <w:trHeight w:val="252"/>
          <w:ins w:id="144" w:author="Harvey Shyan Yih Tan" w:date="2019-09-24T18:17:00Z"/>
        </w:trPr>
        <w:tc>
          <w:tcPr>
            <w:tcW w:w="2923" w:type="dxa"/>
          </w:tcPr>
          <w:p w14:paraId="1C7C235D" w14:textId="3792C665" w:rsidR="00622C2F" w:rsidRPr="00A91B0C" w:rsidRDefault="00137F9E" w:rsidP="00A91B0C">
            <w:pPr>
              <w:jc w:val="center"/>
              <w:rPr>
                <w:ins w:id="145" w:author="Harvey Shyan Yih Tan" w:date="2019-09-24T18:17:00Z"/>
                <w:rFonts w:ascii="Times" w:hAnsi="Times"/>
                <w:lang w:val="en-US"/>
              </w:rPr>
              <w:pPrChange w:id="146" w:author="Harvey Shyan Yih Tan" w:date="2019-09-26T17:37:00Z">
                <w:pPr>
                  <w:jc w:val="center"/>
                </w:pPr>
              </w:pPrChange>
            </w:pPr>
            <w:ins w:id="147" w:author="Harvey Shyan Yih Tan" w:date="2019-09-24T18:24:00Z">
              <w:r w:rsidRPr="00A91B0C">
                <w:rPr>
                  <w:rFonts w:ascii="Times" w:hAnsi="Times"/>
                </w:rPr>
                <w:fldChar w:fldCharType="begin"/>
              </w:r>
              <w:r w:rsidRPr="005C1980">
                <w:rPr>
                  <w:rFonts w:ascii="Times" w:hAnsi="Times"/>
                  <w:rPrChange w:id="148" w:author="Harvey Shyan Yih Tan" w:date="2019-09-26T01:31:00Z">
                    <w:rPr>
                      <w:rFonts w:ascii="Times" w:hAnsi="Times"/>
                    </w:rPr>
                  </w:rPrChange>
                </w:rPr>
                <w:instrText xml:space="preserve"> HYPERLINK "http://www.tpg.com.au" </w:instrText>
              </w:r>
              <w:r w:rsidRPr="005C1980">
                <w:rPr>
                  <w:rFonts w:ascii="Times" w:hAnsi="Times"/>
                  <w:rPrChange w:id="149" w:author="Harvey Shyan Yih Tan" w:date="2019-09-26T01:31:00Z">
                    <w:rPr>
                      <w:rFonts w:ascii="Times" w:hAnsi="Times"/>
                    </w:rPr>
                  </w:rPrChange>
                </w:rPr>
                <w:fldChar w:fldCharType="separate"/>
              </w:r>
              <w:r w:rsidRPr="005C1980">
                <w:rPr>
                  <w:rStyle w:val="Hyperlink"/>
                  <w:rFonts w:ascii="Times" w:hAnsi="Times"/>
                  <w:lang w:val="en-US"/>
                  <w:rPrChange w:id="150" w:author="Harvey Shyan Yih Tan" w:date="2019-09-26T01:31:00Z">
                    <w:rPr>
                      <w:rStyle w:val="Hyperlink"/>
                      <w:rFonts w:ascii="Times" w:hAnsi="Times"/>
                      <w:lang w:val="en-US"/>
                    </w:rPr>
                  </w:rPrChange>
                </w:rPr>
                <w:t>www.tpg.co</w:t>
              </w:r>
              <w:r w:rsidRPr="005C1980">
                <w:rPr>
                  <w:rStyle w:val="Hyperlink"/>
                  <w:rFonts w:ascii="Times" w:hAnsi="Times"/>
                  <w:lang w:val="en-US"/>
                  <w:rPrChange w:id="151" w:author="Harvey Shyan Yih Tan" w:date="2019-09-26T01:31:00Z">
                    <w:rPr>
                      <w:rStyle w:val="Hyperlink"/>
                      <w:rFonts w:ascii="Times" w:hAnsi="Times"/>
                      <w:lang w:val="en-US"/>
                    </w:rPr>
                  </w:rPrChange>
                </w:rPr>
                <w:t>m</w:t>
              </w:r>
              <w:r w:rsidRPr="005C1980">
                <w:rPr>
                  <w:rStyle w:val="Hyperlink"/>
                  <w:rFonts w:ascii="Times" w:hAnsi="Times"/>
                  <w:lang w:val="en-US"/>
                  <w:rPrChange w:id="152" w:author="Harvey Shyan Yih Tan" w:date="2019-09-26T01:31:00Z">
                    <w:rPr>
                      <w:rStyle w:val="Hyperlink"/>
                      <w:rFonts w:ascii="Times" w:hAnsi="Times"/>
                      <w:lang w:val="en-US"/>
                    </w:rPr>
                  </w:rPrChange>
                </w:rPr>
                <w:t>.au</w:t>
              </w:r>
              <w:r w:rsidRPr="005C1980">
                <w:rPr>
                  <w:rStyle w:val="Hyperlink"/>
                  <w:rFonts w:ascii="Times" w:hAnsi="Times"/>
                  <w:lang w:val="en-US"/>
                  <w:rPrChange w:id="153" w:author="Harvey Shyan Yih Tan" w:date="2019-09-26T01:31:00Z">
                    <w:rPr>
                      <w:rStyle w:val="Hyperlink"/>
                      <w:rFonts w:ascii="Times" w:hAnsi="Times"/>
                      <w:lang w:val="en-US"/>
                    </w:rPr>
                  </w:rPrChange>
                </w:rPr>
                <w:fldChar w:fldCharType="end"/>
              </w:r>
            </w:ins>
          </w:p>
        </w:tc>
        <w:tc>
          <w:tcPr>
            <w:tcW w:w="1461" w:type="dxa"/>
          </w:tcPr>
          <w:p w14:paraId="440EB342" w14:textId="14D1CF1C" w:rsidR="00622C2F" w:rsidRPr="005C1980" w:rsidRDefault="00137F9E" w:rsidP="00A91B0C">
            <w:pPr>
              <w:jc w:val="center"/>
              <w:rPr>
                <w:ins w:id="154" w:author="Harvey Shyan Yih Tan" w:date="2019-09-24T18:17:00Z"/>
                <w:rFonts w:ascii="Times" w:hAnsi="Times"/>
                <w:color w:val="538135" w:themeColor="accent6" w:themeShade="BF"/>
                <w:lang w:val="en-US"/>
                <w:rPrChange w:id="155" w:author="Harvey Shyan Yih Tan" w:date="2019-09-26T01:31:00Z">
                  <w:rPr>
                    <w:ins w:id="156" w:author="Harvey Shyan Yih Tan" w:date="2019-09-24T18:17:00Z"/>
                    <w:rFonts w:ascii="Times" w:hAnsi="Times"/>
                    <w:lang w:val="en-US"/>
                  </w:rPr>
                </w:rPrChange>
              </w:rPr>
              <w:pPrChange w:id="157" w:author="Harvey Shyan Yih Tan" w:date="2019-09-26T17:37:00Z">
                <w:pPr>
                  <w:jc w:val="center"/>
                </w:pPr>
              </w:pPrChange>
            </w:pPr>
            <w:ins w:id="158" w:author="Harvey Shyan Yih Tan" w:date="2019-09-24T18:24:00Z">
              <w:r w:rsidRPr="005C1980">
                <w:rPr>
                  <w:rFonts w:ascii="Times" w:hAnsi="Times"/>
                  <w:color w:val="538135" w:themeColor="accent6" w:themeShade="BF"/>
                  <w:lang w:val="en-US"/>
                  <w:rPrChange w:id="159" w:author="Harvey Shyan Yih Tan" w:date="2019-09-26T01:31:00Z">
                    <w:rPr>
                      <w:rFonts w:ascii="Times" w:hAnsi="Times"/>
                      <w:lang w:val="en-US"/>
                    </w:rPr>
                  </w:rPrChange>
                </w:rPr>
                <w:t>T</w:t>
              </w:r>
            </w:ins>
          </w:p>
        </w:tc>
        <w:tc>
          <w:tcPr>
            <w:tcW w:w="1462" w:type="dxa"/>
          </w:tcPr>
          <w:p w14:paraId="61656101" w14:textId="58926EC7" w:rsidR="00622C2F" w:rsidRPr="005C1980" w:rsidRDefault="00137F9E" w:rsidP="00A91B0C">
            <w:pPr>
              <w:ind w:left="720" w:hanging="720"/>
              <w:jc w:val="center"/>
              <w:rPr>
                <w:ins w:id="160" w:author="Harvey Shyan Yih Tan" w:date="2019-09-24T18:17:00Z"/>
                <w:rFonts w:ascii="Times" w:hAnsi="Times"/>
                <w:color w:val="538135" w:themeColor="accent6" w:themeShade="BF"/>
                <w:lang w:val="en-US"/>
                <w:rPrChange w:id="161" w:author="Harvey Shyan Yih Tan" w:date="2019-09-26T01:31:00Z">
                  <w:rPr>
                    <w:ins w:id="162" w:author="Harvey Shyan Yih Tan" w:date="2019-09-24T18:17:00Z"/>
                    <w:rFonts w:ascii="Times" w:hAnsi="Times"/>
                    <w:lang w:val="en-US"/>
                  </w:rPr>
                </w:rPrChange>
              </w:rPr>
              <w:pPrChange w:id="163" w:author="Harvey Shyan Yih Tan" w:date="2019-09-26T17:37:00Z">
                <w:pPr>
                  <w:jc w:val="center"/>
                </w:pPr>
              </w:pPrChange>
            </w:pPr>
            <w:ins w:id="164" w:author="Harvey Shyan Yih Tan" w:date="2019-09-24T18:26:00Z">
              <w:r w:rsidRPr="005C1980">
                <w:rPr>
                  <w:rFonts w:ascii="Times" w:hAnsi="Times"/>
                  <w:color w:val="538135" w:themeColor="accent6" w:themeShade="BF"/>
                  <w:lang w:val="en-US"/>
                  <w:rPrChange w:id="165" w:author="Harvey Shyan Yih Tan" w:date="2019-09-26T01:31:00Z">
                    <w:rPr>
                      <w:rFonts w:ascii="Times" w:hAnsi="Times"/>
                      <w:lang w:val="en-US"/>
                    </w:rPr>
                  </w:rPrChange>
                </w:rPr>
                <w:t>T</w:t>
              </w:r>
            </w:ins>
          </w:p>
        </w:tc>
        <w:tc>
          <w:tcPr>
            <w:tcW w:w="2924" w:type="dxa"/>
          </w:tcPr>
          <w:p w14:paraId="09474260" w14:textId="38243551" w:rsidR="00622C2F" w:rsidRPr="005C1980" w:rsidRDefault="00137F9E" w:rsidP="00A91B0C">
            <w:pPr>
              <w:jc w:val="center"/>
              <w:rPr>
                <w:ins w:id="166" w:author="Harvey Shyan Yih Tan" w:date="2019-09-24T18:17:00Z"/>
                <w:rFonts w:ascii="Times" w:hAnsi="Times"/>
                <w:color w:val="538135" w:themeColor="accent6" w:themeShade="BF"/>
                <w:lang w:val="en-US"/>
                <w:rPrChange w:id="167" w:author="Harvey Shyan Yih Tan" w:date="2019-09-26T01:31:00Z">
                  <w:rPr>
                    <w:ins w:id="168" w:author="Harvey Shyan Yih Tan" w:date="2019-09-24T18:17:00Z"/>
                    <w:rFonts w:ascii="Times" w:hAnsi="Times"/>
                    <w:lang w:val="en-US"/>
                  </w:rPr>
                </w:rPrChange>
              </w:rPr>
              <w:pPrChange w:id="169" w:author="Harvey Shyan Yih Tan" w:date="2019-09-26T17:37:00Z">
                <w:pPr>
                  <w:jc w:val="center"/>
                </w:pPr>
              </w:pPrChange>
            </w:pPr>
            <w:ins w:id="170" w:author="Harvey Shyan Yih Tan" w:date="2019-09-24T18:35:00Z">
              <w:r w:rsidRPr="005C1980">
                <w:rPr>
                  <w:rFonts w:ascii="Times" w:hAnsi="Times"/>
                  <w:color w:val="538135" w:themeColor="accent6" w:themeShade="BF"/>
                  <w:lang w:val="en-US"/>
                  <w:rPrChange w:id="171" w:author="Harvey Shyan Yih Tan" w:date="2019-09-26T01:31:00Z">
                    <w:rPr>
                      <w:rFonts w:ascii="Times" w:hAnsi="Times"/>
                      <w:lang w:val="en-US"/>
                    </w:rPr>
                  </w:rPrChange>
                </w:rPr>
                <w:t>-</w:t>
              </w:r>
            </w:ins>
          </w:p>
        </w:tc>
      </w:tr>
      <w:tr w:rsidR="00622C2F" w:rsidRPr="005C1980" w14:paraId="1629D6B1" w14:textId="77777777" w:rsidTr="00EA0ABE">
        <w:trPr>
          <w:trHeight w:val="252"/>
          <w:ins w:id="172" w:author="Harvey Shyan Yih Tan" w:date="2019-09-24T18:17:00Z"/>
        </w:trPr>
        <w:tc>
          <w:tcPr>
            <w:tcW w:w="2923" w:type="dxa"/>
          </w:tcPr>
          <w:p w14:paraId="1DB98929" w14:textId="407DD3EC" w:rsidR="00622C2F" w:rsidRPr="00A91B0C" w:rsidRDefault="00137F9E" w:rsidP="00A91B0C">
            <w:pPr>
              <w:jc w:val="center"/>
              <w:rPr>
                <w:ins w:id="173" w:author="Harvey Shyan Yih Tan" w:date="2019-09-24T18:17:00Z"/>
                <w:rFonts w:ascii="Times" w:hAnsi="Times"/>
                <w:lang w:val="en-US"/>
              </w:rPr>
              <w:pPrChange w:id="174" w:author="Harvey Shyan Yih Tan" w:date="2019-09-26T17:37:00Z">
                <w:pPr>
                  <w:jc w:val="center"/>
                </w:pPr>
              </w:pPrChange>
            </w:pPr>
            <w:ins w:id="175" w:author="Harvey Shyan Yih Tan" w:date="2019-09-24T18:25:00Z">
              <w:r w:rsidRPr="00A91B0C">
                <w:rPr>
                  <w:rFonts w:ascii="Times" w:hAnsi="Times"/>
                </w:rPr>
                <w:fldChar w:fldCharType="begin"/>
              </w:r>
              <w:r w:rsidRPr="005C1980">
                <w:rPr>
                  <w:rFonts w:ascii="Times" w:hAnsi="Times"/>
                  <w:rPrChange w:id="176" w:author="Harvey Shyan Yih Tan" w:date="2019-09-26T01:31:00Z">
                    <w:rPr>
                      <w:rFonts w:ascii="Times" w:hAnsi="Times"/>
                    </w:rPr>
                  </w:rPrChange>
                </w:rPr>
                <w:instrText xml:space="preserve"> HYPERLINK "http://www.hola.hp" </w:instrText>
              </w:r>
              <w:r w:rsidRPr="005C1980">
                <w:rPr>
                  <w:rFonts w:ascii="Times" w:hAnsi="Times"/>
                  <w:rPrChange w:id="177" w:author="Harvey Shyan Yih Tan" w:date="2019-09-26T01:31:00Z">
                    <w:rPr>
                      <w:rFonts w:ascii="Times" w:hAnsi="Times"/>
                    </w:rPr>
                  </w:rPrChange>
                </w:rPr>
                <w:fldChar w:fldCharType="separate"/>
              </w:r>
              <w:r w:rsidRPr="005C1980">
                <w:rPr>
                  <w:rStyle w:val="Hyperlink"/>
                  <w:rFonts w:ascii="Times" w:hAnsi="Times"/>
                  <w:lang w:val="en-US"/>
                  <w:rPrChange w:id="178" w:author="Harvey Shyan Yih Tan" w:date="2019-09-26T01:31:00Z">
                    <w:rPr>
                      <w:rStyle w:val="Hyperlink"/>
                      <w:rFonts w:ascii="Times" w:hAnsi="Times"/>
                      <w:lang w:val="en-US"/>
                    </w:rPr>
                  </w:rPrChange>
                </w:rPr>
                <w:t>www.ho</w:t>
              </w:r>
              <w:r w:rsidRPr="005C1980">
                <w:rPr>
                  <w:rStyle w:val="Hyperlink"/>
                  <w:rFonts w:ascii="Times" w:hAnsi="Times"/>
                  <w:lang w:val="en-US"/>
                  <w:rPrChange w:id="179" w:author="Harvey Shyan Yih Tan" w:date="2019-09-26T01:31:00Z">
                    <w:rPr>
                      <w:rStyle w:val="Hyperlink"/>
                      <w:rFonts w:ascii="Times" w:hAnsi="Times"/>
                      <w:lang w:val="en-US"/>
                    </w:rPr>
                  </w:rPrChange>
                </w:rPr>
                <w:t>l</w:t>
              </w:r>
              <w:r w:rsidRPr="005C1980">
                <w:rPr>
                  <w:rStyle w:val="Hyperlink"/>
                  <w:rFonts w:ascii="Times" w:hAnsi="Times"/>
                  <w:lang w:val="en-US"/>
                  <w:rPrChange w:id="180" w:author="Harvey Shyan Yih Tan" w:date="2019-09-26T01:31:00Z">
                    <w:rPr>
                      <w:rStyle w:val="Hyperlink"/>
                      <w:rFonts w:ascii="Times" w:hAnsi="Times"/>
                      <w:lang w:val="en-US"/>
                    </w:rPr>
                  </w:rPrChange>
                </w:rPr>
                <w:t>a.hp</w:t>
              </w:r>
              <w:r w:rsidRPr="005C1980">
                <w:rPr>
                  <w:rStyle w:val="Hyperlink"/>
                  <w:rFonts w:ascii="Times" w:hAnsi="Times"/>
                  <w:lang w:val="en-US"/>
                  <w:rPrChange w:id="181" w:author="Harvey Shyan Yih Tan" w:date="2019-09-26T01:31:00Z">
                    <w:rPr>
                      <w:rStyle w:val="Hyperlink"/>
                      <w:rFonts w:ascii="Times" w:hAnsi="Times"/>
                      <w:lang w:val="en-US"/>
                    </w:rPr>
                  </w:rPrChange>
                </w:rPr>
                <w:fldChar w:fldCharType="end"/>
              </w:r>
            </w:ins>
          </w:p>
        </w:tc>
        <w:tc>
          <w:tcPr>
            <w:tcW w:w="1461" w:type="dxa"/>
          </w:tcPr>
          <w:p w14:paraId="506347BA" w14:textId="50032469" w:rsidR="00622C2F" w:rsidRPr="005C1980" w:rsidRDefault="00137F9E" w:rsidP="00A91B0C">
            <w:pPr>
              <w:jc w:val="center"/>
              <w:rPr>
                <w:ins w:id="182" w:author="Harvey Shyan Yih Tan" w:date="2019-09-24T18:17:00Z"/>
                <w:rFonts w:ascii="Times" w:hAnsi="Times"/>
                <w:color w:val="538135" w:themeColor="accent6" w:themeShade="BF"/>
                <w:lang w:val="en-US"/>
                <w:rPrChange w:id="183" w:author="Harvey Shyan Yih Tan" w:date="2019-09-26T01:31:00Z">
                  <w:rPr>
                    <w:ins w:id="184" w:author="Harvey Shyan Yih Tan" w:date="2019-09-24T18:17:00Z"/>
                    <w:rFonts w:ascii="Times" w:hAnsi="Times"/>
                    <w:lang w:val="en-US"/>
                  </w:rPr>
                </w:rPrChange>
              </w:rPr>
              <w:pPrChange w:id="185" w:author="Harvey Shyan Yih Tan" w:date="2019-09-26T17:37:00Z">
                <w:pPr>
                  <w:jc w:val="center"/>
                </w:pPr>
              </w:pPrChange>
            </w:pPr>
            <w:ins w:id="186" w:author="Harvey Shyan Yih Tan" w:date="2019-09-24T18:24:00Z">
              <w:r w:rsidRPr="005C1980">
                <w:rPr>
                  <w:rFonts w:ascii="Times" w:hAnsi="Times"/>
                  <w:color w:val="538135" w:themeColor="accent6" w:themeShade="BF"/>
                  <w:lang w:val="en-US"/>
                  <w:rPrChange w:id="187" w:author="Harvey Shyan Yih Tan" w:date="2019-09-26T01:31:00Z">
                    <w:rPr>
                      <w:rFonts w:ascii="Times" w:hAnsi="Times"/>
                      <w:lang w:val="en-US"/>
                    </w:rPr>
                  </w:rPrChange>
                </w:rPr>
                <w:t>F</w:t>
              </w:r>
            </w:ins>
          </w:p>
        </w:tc>
        <w:tc>
          <w:tcPr>
            <w:tcW w:w="1462" w:type="dxa"/>
          </w:tcPr>
          <w:p w14:paraId="71CFAB9B" w14:textId="04B0B2FF" w:rsidR="00622C2F" w:rsidRPr="005C1980" w:rsidRDefault="00137F9E" w:rsidP="00A91B0C">
            <w:pPr>
              <w:jc w:val="center"/>
              <w:rPr>
                <w:ins w:id="188" w:author="Harvey Shyan Yih Tan" w:date="2019-09-24T18:17:00Z"/>
                <w:rFonts w:ascii="Times" w:hAnsi="Times"/>
                <w:color w:val="538135" w:themeColor="accent6" w:themeShade="BF"/>
                <w:lang w:val="en-US"/>
                <w:rPrChange w:id="189" w:author="Harvey Shyan Yih Tan" w:date="2019-09-26T01:31:00Z">
                  <w:rPr>
                    <w:ins w:id="190" w:author="Harvey Shyan Yih Tan" w:date="2019-09-24T18:17:00Z"/>
                    <w:rFonts w:ascii="Times" w:hAnsi="Times"/>
                    <w:lang w:val="en-US"/>
                  </w:rPr>
                </w:rPrChange>
              </w:rPr>
              <w:pPrChange w:id="191" w:author="Harvey Shyan Yih Tan" w:date="2019-09-26T17:37:00Z">
                <w:pPr>
                  <w:jc w:val="center"/>
                </w:pPr>
              </w:pPrChange>
            </w:pPr>
            <w:ins w:id="192" w:author="Harvey Shyan Yih Tan" w:date="2019-09-24T18:26:00Z">
              <w:r w:rsidRPr="005C1980">
                <w:rPr>
                  <w:rFonts w:ascii="Times" w:hAnsi="Times"/>
                  <w:color w:val="538135" w:themeColor="accent6" w:themeShade="BF"/>
                  <w:lang w:val="en-US"/>
                  <w:rPrChange w:id="193" w:author="Harvey Shyan Yih Tan" w:date="2019-09-26T01:31:00Z">
                    <w:rPr>
                      <w:rFonts w:ascii="Times" w:hAnsi="Times"/>
                      <w:lang w:val="en-US"/>
                    </w:rPr>
                  </w:rPrChange>
                </w:rPr>
                <w:t>F</w:t>
              </w:r>
            </w:ins>
          </w:p>
        </w:tc>
        <w:tc>
          <w:tcPr>
            <w:tcW w:w="2924" w:type="dxa"/>
          </w:tcPr>
          <w:p w14:paraId="46F73E9D" w14:textId="7B78B4B7" w:rsidR="00622C2F" w:rsidRPr="005C1980" w:rsidRDefault="00707550" w:rsidP="00A91B0C">
            <w:pPr>
              <w:jc w:val="center"/>
              <w:rPr>
                <w:ins w:id="194" w:author="Harvey Shyan Yih Tan" w:date="2019-09-24T18:17:00Z"/>
                <w:rFonts w:ascii="Times" w:hAnsi="Times"/>
                <w:color w:val="538135" w:themeColor="accent6" w:themeShade="BF"/>
                <w:lang w:val="en-US"/>
                <w:rPrChange w:id="195" w:author="Harvey Shyan Yih Tan" w:date="2019-09-26T01:31:00Z">
                  <w:rPr>
                    <w:ins w:id="196" w:author="Harvey Shyan Yih Tan" w:date="2019-09-24T18:17:00Z"/>
                    <w:rFonts w:ascii="Times" w:hAnsi="Times"/>
                    <w:lang w:val="en-US"/>
                  </w:rPr>
                </w:rPrChange>
              </w:rPr>
              <w:pPrChange w:id="197" w:author="Harvey Shyan Yih Tan" w:date="2019-09-26T17:37:00Z">
                <w:pPr>
                  <w:jc w:val="center"/>
                </w:pPr>
              </w:pPrChange>
            </w:pPr>
            <w:ins w:id="198" w:author="Harvey Shyan Yih Tan" w:date="2019-09-24T18:35:00Z">
              <w:r w:rsidRPr="005C1980">
                <w:rPr>
                  <w:rFonts w:ascii="Times" w:hAnsi="Times"/>
                  <w:color w:val="538135" w:themeColor="accent6" w:themeShade="BF"/>
                  <w:lang w:val="en-US"/>
                  <w:rPrChange w:id="199" w:author="Harvey Shyan Yih Tan" w:date="2019-09-26T01:31:00Z">
                    <w:rPr>
                      <w:rFonts w:ascii="Times" w:hAnsi="Times"/>
                      <w:lang w:val="en-US"/>
                    </w:rPr>
                  </w:rPrChange>
                </w:rPr>
                <w:t>NXDOMAIN, Non-Existent Domain</w:t>
              </w:r>
            </w:ins>
          </w:p>
        </w:tc>
      </w:tr>
      <w:tr w:rsidR="00622C2F" w:rsidRPr="005C1980" w14:paraId="48B833DF" w14:textId="77777777" w:rsidTr="0071713A">
        <w:trPr>
          <w:trHeight w:val="252"/>
          <w:ins w:id="200" w:author="Harvey Shyan Yih Tan" w:date="2019-09-24T18:17:00Z"/>
        </w:trPr>
        <w:tc>
          <w:tcPr>
            <w:tcW w:w="2923" w:type="dxa"/>
          </w:tcPr>
          <w:p w14:paraId="5E1E0CFB" w14:textId="6648C6AD" w:rsidR="00622C2F" w:rsidRPr="00A91B0C" w:rsidRDefault="00137F9E" w:rsidP="00A91B0C">
            <w:pPr>
              <w:jc w:val="center"/>
              <w:rPr>
                <w:ins w:id="201" w:author="Harvey Shyan Yih Tan" w:date="2019-09-24T18:17:00Z"/>
                <w:rFonts w:ascii="Times" w:hAnsi="Times"/>
                <w:lang w:val="en-US"/>
              </w:rPr>
              <w:pPrChange w:id="202" w:author="Harvey Shyan Yih Tan" w:date="2019-09-26T17:37:00Z">
                <w:pPr>
                  <w:jc w:val="center"/>
                </w:pPr>
              </w:pPrChange>
            </w:pPr>
            <w:ins w:id="203" w:author="Harvey Shyan Yih Tan" w:date="2019-09-24T18:25:00Z">
              <w:r w:rsidRPr="00A91B0C">
                <w:rPr>
                  <w:rFonts w:ascii="Times" w:hAnsi="Times"/>
                </w:rPr>
                <w:fldChar w:fldCharType="begin"/>
              </w:r>
              <w:r w:rsidRPr="005C1980">
                <w:rPr>
                  <w:rFonts w:ascii="Times" w:hAnsi="Times"/>
                  <w:rPrChange w:id="204" w:author="Harvey Shyan Yih Tan" w:date="2019-09-26T01:31:00Z">
                    <w:rPr>
                      <w:rFonts w:ascii="Times" w:hAnsi="Times"/>
                    </w:rPr>
                  </w:rPrChange>
                </w:rPr>
                <w:instrText xml:space="preserve"> HYPERLINK "http://www.amazon.com" </w:instrText>
              </w:r>
              <w:r w:rsidRPr="005C1980">
                <w:rPr>
                  <w:rFonts w:ascii="Times" w:hAnsi="Times"/>
                  <w:rPrChange w:id="205" w:author="Harvey Shyan Yih Tan" w:date="2019-09-26T01:31:00Z">
                    <w:rPr>
                      <w:rFonts w:ascii="Times" w:hAnsi="Times"/>
                    </w:rPr>
                  </w:rPrChange>
                </w:rPr>
                <w:fldChar w:fldCharType="separate"/>
              </w:r>
              <w:r w:rsidRPr="005C1980">
                <w:rPr>
                  <w:rStyle w:val="Hyperlink"/>
                  <w:rFonts w:ascii="Times" w:hAnsi="Times"/>
                  <w:lang w:val="en-US"/>
                  <w:rPrChange w:id="206" w:author="Harvey Shyan Yih Tan" w:date="2019-09-26T01:31:00Z">
                    <w:rPr>
                      <w:rStyle w:val="Hyperlink"/>
                      <w:rFonts w:ascii="Times" w:hAnsi="Times"/>
                      <w:lang w:val="en-US"/>
                    </w:rPr>
                  </w:rPrChange>
                </w:rPr>
                <w:t>www.amazo</w:t>
              </w:r>
              <w:r w:rsidRPr="005C1980">
                <w:rPr>
                  <w:rStyle w:val="Hyperlink"/>
                  <w:rFonts w:ascii="Times" w:hAnsi="Times"/>
                  <w:lang w:val="en-US"/>
                  <w:rPrChange w:id="207" w:author="Harvey Shyan Yih Tan" w:date="2019-09-26T01:31:00Z">
                    <w:rPr>
                      <w:rStyle w:val="Hyperlink"/>
                      <w:rFonts w:ascii="Times" w:hAnsi="Times"/>
                      <w:lang w:val="en-US"/>
                    </w:rPr>
                  </w:rPrChange>
                </w:rPr>
                <w:t>n</w:t>
              </w:r>
              <w:r w:rsidRPr="005C1980">
                <w:rPr>
                  <w:rStyle w:val="Hyperlink"/>
                  <w:rFonts w:ascii="Times" w:hAnsi="Times"/>
                  <w:lang w:val="en-US"/>
                  <w:rPrChange w:id="208" w:author="Harvey Shyan Yih Tan" w:date="2019-09-26T01:31:00Z">
                    <w:rPr>
                      <w:rStyle w:val="Hyperlink"/>
                      <w:rFonts w:ascii="Times" w:hAnsi="Times"/>
                      <w:lang w:val="en-US"/>
                    </w:rPr>
                  </w:rPrChange>
                </w:rPr>
                <w:t>.com</w:t>
              </w:r>
              <w:r w:rsidRPr="005C1980">
                <w:rPr>
                  <w:rStyle w:val="Hyperlink"/>
                  <w:rFonts w:ascii="Times" w:hAnsi="Times"/>
                  <w:lang w:val="en-US"/>
                  <w:rPrChange w:id="209" w:author="Harvey Shyan Yih Tan" w:date="2019-09-26T01:31:00Z">
                    <w:rPr>
                      <w:rStyle w:val="Hyperlink"/>
                      <w:rFonts w:ascii="Times" w:hAnsi="Times"/>
                      <w:lang w:val="en-US"/>
                    </w:rPr>
                  </w:rPrChange>
                </w:rPr>
                <w:fldChar w:fldCharType="end"/>
              </w:r>
            </w:ins>
          </w:p>
        </w:tc>
        <w:tc>
          <w:tcPr>
            <w:tcW w:w="1461" w:type="dxa"/>
          </w:tcPr>
          <w:p w14:paraId="3C1B7EA9" w14:textId="2398B5AD" w:rsidR="00622C2F" w:rsidRPr="005C1980" w:rsidRDefault="00137F9E" w:rsidP="00A91B0C">
            <w:pPr>
              <w:jc w:val="center"/>
              <w:rPr>
                <w:ins w:id="210" w:author="Harvey Shyan Yih Tan" w:date="2019-09-24T18:17:00Z"/>
                <w:rFonts w:ascii="Times" w:hAnsi="Times"/>
                <w:color w:val="538135" w:themeColor="accent6" w:themeShade="BF"/>
                <w:lang w:val="en-US"/>
                <w:rPrChange w:id="211" w:author="Harvey Shyan Yih Tan" w:date="2019-09-26T01:31:00Z">
                  <w:rPr>
                    <w:ins w:id="212" w:author="Harvey Shyan Yih Tan" w:date="2019-09-24T18:17:00Z"/>
                    <w:rFonts w:ascii="Times" w:hAnsi="Times"/>
                    <w:lang w:val="en-US"/>
                  </w:rPr>
                </w:rPrChange>
              </w:rPr>
              <w:pPrChange w:id="213" w:author="Harvey Shyan Yih Tan" w:date="2019-09-26T17:37:00Z">
                <w:pPr>
                  <w:jc w:val="center"/>
                </w:pPr>
              </w:pPrChange>
            </w:pPr>
            <w:ins w:id="214" w:author="Harvey Shyan Yih Tan" w:date="2019-09-24T18:24:00Z">
              <w:r w:rsidRPr="005C1980">
                <w:rPr>
                  <w:rFonts w:ascii="Times" w:hAnsi="Times"/>
                  <w:color w:val="538135" w:themeColor="accent6" w:themeShade="BF"/>
                  <w:lang w:val="en-US"/>
                  <w:rPrChange w:id="215" w:author="Harvey Shyan Yih Tan" w:date="2019-09-26T01:31:00Z">
                    <w:rPr>
                      <w:rFonts w:ascii="Times" w:hAnsi="Times"/>
                      <w:lang w:val="en-US"/>
                    </w:rPr>
                  </w:rPrChange>
                </w:rPr>
                <w:t>T</w:t>
              </w:r>
            </w:ins>
          </w:p>
        </w:tc>
        <w:tc>
          <w:tcPr>
            <w:tcW w:w="1462" w:type="dxa"/>
          </w:tcPr>
          <w:p w14:paraId="41E4DA5E" w14:textId="09CF86EE" w:rsidR="00622C2F" w:rsidRPr="005C1980" w:rsidRDefault="00137F9E" w:rsidP="00A91B0C">
            <w:pPr>
              <w:jc w:val="center"/>
              <w:rPr>
                <w:ins w:id="216" w:author="Harvey Shyan Yih Tan" w:date="2019-09-24T18:17:00Z"/>
                <w:rFonts w:ascii="Times" w:hAnsi="Times"/>
                <w:color w:val="538135" w:themeColor="accent6" w:themeShade="BF"/>
                <w:lang w:val="en-US"/>
                <w:rPrChange w:id="217" w:author="Harvey Shyan Yih Tan" w:date="2019-09-26T01:31:00Z">
                  <w:rPr>
                    <w:ins w:id="218" w:author="Harvey Shyan Yih Tan" w:date="2019-09-24T18:17:00Z"/>
                    <w:rFonts w:ascii="Times" w:hAnsi="Times"/>
                    <w:lang w:val="en-US"/>
                  </w:rPr>
                </w:rPrChange>
              </w:rPr>
              <w:pPrChange w:id="219" w:author="Harvey Shyan Yih Tan" w:date="2019-09-26T17:37:00Z">
                <w:pPr>
                  <w:jc w:val="center"/>
                </w:pPr>
              </w:pPrChange>
            </w:pPr>
            <w:ins w:id="220" w:author="Harvey Shyan Yih Tan" w:date="2019-09-24T18:26:00Z">
              <w:r w:rsidRPr="005C1980">
                <w:rPr>
                  <w:rFonts w:ascii="Times" w:hAnsi="Times"/>
                  <w:color w:val="538135" w:themeColor="accent6" w:themeShade="BF"/>
                  <w:lang w:val="en-US"/>
                  <w:rPrChange w:id="221" w:author="Harvey Shyan Yih Tan" w:date="2019-09-26T01:31:00Z">
                    <w:rPr>
                      <w:rFonts w:ascii="Times" w:hAnsi="Times"/>
                      <w:lang w:val="en-US"/>
                    </w:rPr>
                  </w:rPrChange>
                </w:rPr>
                <w:t>T</w:t>
              </w:r>
            </w:ins>
          </w:p>
        </w:tc>
        <w:tc>
          <w:tcPr>
            <w:tcW w:w="2924" w:type="dxa"/>
          </w:tcPr>
          <w:p w14:paraId="039A122E" w14:textId="60B9BCD3" w:rsidR="00622C2F" w:rsidRPr="005C1980" w:rsidRDefault="00707550" w:rsidP="00A91B0C">
            <w:pPr>
              <w:jc w:val="center"/>
              <w:rPr>
                <w:ins w:id="222" w:author="Harvey Shyan Yih Tan" w:date="2019-09-24T18:17:00Z"/>
                <w:rFonts w:ascii="Times" w:hAnsi="Times"/>
                <w:color w:val="538135" w:themeColor="accent6" w:themeShade="BF"/>
                <w:lang w:val="en-US"/>
                <w:rPrChange w:id="223" w:author="Harvey Shyan Yih Tan" w:date="2019-09-26T01:31:00Z">
                  <w:rPr>
                    <w:ins w:id="224" w:author="Harvey Shyan Yih Tan" w:date="2019-09-24T18:17:00Z"/>
                    <w:rFonts w:ascii="Times" w:hAnsi="Times"/>
                    <w:lang w:val="en-US"/>
                  </w:rPr>
                </w:rPrChange>
              </w:rPr>
              <w:pPrChange w:id="225" w:author="Harvey Shyan Yih Tan" w:date="2019-09-26T17:37:00Z">
                <w:pPr>
                  <w:jc w:val="center"/>
                </w:pPr>
              </w:pPrChange>
            </w:pPr>
            <w:ins w:id="226" w:author="Harvey Shyan Yih Tan" w:date="2019-09-24T18:35:00Z">
              <w:r w:rsidRPr="005C1980">
                <w:rPr>
                  <w:rFonts w:ascii="Times" w:hAnsi="Times"/>
                  <w:color w:val="538135" w:themeColor="accent6" w:themeShade="BF"/>
                  <w:lang w:val="en-US"/>
                  <w:rPrChange w:id="227" w:author="Harvey Shyan Yih Tan" w:date="2019-09-26T01:31:00Z">
                    <w:rPr>
                      <w:rFonts w:ascii="Times" w:hAnsi="Times"/>
                      <w:lang w:val="en-US"/>
                    </w:rPr>
                  </w:rPrChange>
                </w:rPr>
                <w:t>-</w:t>
              </w:r>
            </w:ins>
          </w:p>
        </w:tc>
      </w:tr>
      <w:tr w:rsidR="00622C2F" w:rsidRPr="005C1980" w14:paraId="0EB012F9" w14:textId="77777777" w:rsidTr="00770743">
        <w:trPr>
          <w:trHeight w:val="252"/>
          <w:ins w:id="228" w:author="Harvey Shyan Yih Tan" w:date="2019-09-24T18:17:00Z"/>
        </w:trPr>
        <w:tc>
          <w:tcPr>
            <w:tcW w:w="2923" w:type="dxa"/>
          </w:tcPr>
          <w:p w14:paraId="5DAABE96" w14:textId="3ADE7C1C" w:rsidR="00622C2F" w:rsidRPr="00A91B0C" w:rsidRDefault="00137F9E" w:rsidP="00A91B0C">
            <w:pPr>
              <w:jc w:val="center"/>
              <w:rPr>
                <w:ins w:id="229" w:author="Harvey Shyan Yih Tan" w:date="2019-09-24T18:17:00Z"/>
                <w:rFonts w:ascii="Times" w:hAnsi="Times"/>
                <w:lang w:val="en-US"/>
              </w:rPr>
              <w:pPrChange w:id="230" w:author="Harvey Shyan Yih Tan" w:date="2019-09-26T17:37:00Z">
                <w:pPr>
                  <w:jc w:val="center"/>
                </w:pPr>
              </w:pPrChange>
            </w:pPr>
            <w:ins w:id="231" w:author="Harvey Shyan Yih Tan" w:date="2019-09-24T18:25:00Z">
              <w:r w:rsidRPr="00A91B0C">
                <w:rPr>
                  <w:rFonts w:ascii="Times" w:hAnsi="Times"/>
                </w:rPr>
                <w:fldChar w:fldCharType="begin"/>
              </w:r>
              <w:r w:rsidRPr="005C1980">
                <w:rPr>
                  <w:rFonts w:ascii="Times" w:hAnsi="Times"/>
                  <w:rPrChange w:id="232" w:author="Harvey Shyan Yih Tan" w:date="2019-09-26T01:31:00Z">
                    <w:rPr>
                      <w:rFonts w:ascii="Times" w:hAnsi="Times"/>
                    </w:rPr>
                  </w:rPrChange>
                </w:rPr>
                <w:instrText xml:space="preserve"> HYPERLINK "http://www.tsinghua.edu.cn" </w:instrText>
              </w:r>
              <w:r w:rsidRPr="005C1980">
                <w:rPr>
                  <w:rFonts w:ascii="Times" w:hAnsi="Times"/>
                  <w:rPrChange w:id="233" w:author="Harvey Shyan Yih Tan" w:date="2019-09-26T01:31:00Z">
                    <w:rPr>
                      <w:rFonts w:ascii="Times" w:hAnsi="Times"/>
                    </w:rPr>
                  </w:rPrChange>
                </w:rPr>
                <w:fldChar w:fldCharType="separate"/>
              </w:r>
              <w:r w:rsidRPr="005C1980">
                <w:rPr>
                  <w:rStyle w:val="Hyperlink"/>
                  <w:rFonts w:ascii="Times" w:hAnsi="Times"/>
                  <w:lang w:val="en-US"/>
                  <w:rPrChange w:id="234" w:author="Harvey Shyan Yih Tan" w:date="2019-09-26T01:31:00Z">
                    <w:rPr>
                      <w:rStyle w:val="Hyperlink"/>
                      <w:rFonts w:ascii="Times" w:hAnsi="Times"/>
                      <w:lang w:val="en-US"/>
                    </w:rPr>
                  </w:rPrChange>
                </w:rPr>
                <w:t>www.tsinghua.e</w:t>
              </w:r>
              <w:r w:rsidRPr="005C1980">
                <w:rPr>
                  <w:rStyle w:val="Hyperlink"/>
                  <w:rFonts w:ascii="Times" w:hAnsi="Times"/>
                  <w:lang w:val="en-US"/>
                  <w:rPrChange w:id="235" w:author="Harvey Shyan Yih Tan" w:date="2019-09-26T01:31:00Z">
                    <w:rPr>
                      <w:rStyle w:val="Hyperlink"/>
                      <w:rFonts w:ascii="Times" w:hAnsi="Times"/>
                      <w:lang w:val="en-US"/>
                    </w:rPr>
                  </w:rPrChange>
                </w:rPr>
                <w:t>d</w:t>
              </w:r>
              <w:r w:rsidRPr="005C1980">
                <w:rPr>
                  <w:rStyle w:val="Hyperlink"/>
                  <w:rFonts w:ascii="Times" w:hAnsi="Times"/>
                  <w:lang w:val="en-US"/>
                  <w:rPrChange w:id="236" w:author="Harvey Shyan Yih Tan" w:date="2019-09-26T01:31:00Z">
                    <w:rPr>
                      <w:rStyle w:val="Hyperlink"/>
                      <w:rFonts w:ascii="Times" w:hAnsi="Times"/>
                      <w:lang w:val="en-US"/>
                    </w:rPr>
                  </w:rPrChange>
                </w:rPr>
                <w:t>u.cn</w:t>
              </w:r>
              <w:r w:rsidRPr="005C1980">
                <w:rPr>
                  <w:rStyle w:val="Hyperlink"/>
                  <w:rFonts w:ascii="Times" w:hAnsi="Times"/>
                  <w:lang w:val="en-US"/>
                  <w:rPrChange w:id="237" w:author="Harvey Shyan Yih Tan" w:date="2019-09-26T01:31:00Z">
                    <w:rPr>
                      <w:rStyle w:val="Hyperlink"/>
                      <w:rFonts w:ascii="Times" w:hAnsi="Times"/>
                      <w:lang w:val="en-US"/>
                    </w:rPr>
                  </w:rPrChange>
                </w:rPr>
                <w:fldChar w:fldCharType="end"/>
              </w:r>
            </w:ins>
          </w:p>
        </w:tc>
        <w:tc>
          <w:tcPr>
            <w:tcW w:w="1461" w:type="dxa"/>
          </w:tcPr>
          <w:p w14:paraId="4CE8D76A" w14:textId="347E660B" w:rsidR="00622C2F" w:rsidRPr="005C1980" w:rsidRDefault="00137F9E" w:rsidP="00A91B0C">
            <w:pPr>
              <w:jc w:val="center"/>
              <w:rPr>
                <w:ins w:id="238" w:author="Harvey Shyan Yih Tan" w:date="2019-09-24T18:17:00Z"/>
                <w:rFonts w:ascii="Times" w:hAnsi="Times"/>
                <w:color w:val="538135" w:themeColor="accent6" w:themeShade="BF"/>
                <w:lang w:val="en-US"/>
                <w:rPrChange w:id="239" w:author="Harvey Shyan Yih Tan" w:date="2019-09-26T01:31:00Z">
                  <w:rPr>
                    <w:ins w:id="240" w:author="Harvey Shyan Yih Tan" w:date="2019-09-24T18:17:00Z"/>
                    <w:rFonts w:ascii="Times" w:hAnsi="Times"/>
                    <w:lang w:val="en-US"/>
                  </w:rPr>
                </w:rPrChange>
              </w:rPr>
              <w:pPrChange w:id="241" w:author="Harvey Shyan Yih Tan" w:date="2019-09-26T17:37:00Z">
                <w:pPr>
                  <w:jc w:val="center"/>
                </w:pPr>
              </w:pPrChange>
            </w:pPr>
            <w:ins w:id="242" w:author="Harvey Shyan Yih Tan" w:date="2019-09-24T18:24:00Z">
              <w:r w:rsidRPr="005C1980">
                <w:rPr>
                  <w:rFonts w:ascii="Times" w:hAnsi="Times"/>
                  <w:color w:val="538135" w:themeColor="accent6" w:themeShade="BF"/>
                  <w:lang w:val="en-US"/>
                  <w:rPrChange w:id="243" w:author="Harvey Shyan Yih Tan" w:date="2019-09-26T01:31:00Z">
                    <w:rPr>
                      <w:rFonts w:ascii="Times" w:hAnsi="Times"/>
                      <w:lang w:val="en-US"/>
                    </w:rPr>
                  </w:rPrChange>
                </w:rPr>
                <w:t>T</w:t>
              </w:r>
            </w:ins>
          </w:p>
        </w:tc>
        <w:tc>
          <w:tcPr>
            <w:tcW w:w="1462" w:type="dxa"/>
          </w:tcPr>
          <w:p w14:paraId="7A5E72C1" w14:textId="797804F7" w:rsidR="00622C2F" w:rsidRPr="005C1980" w:rsidRDefault="00137F9E" w:rsidP="00A91B0C">
            <w:pPr>
              <w:jc w:val="center"/>
              <w:rPr>
                <w:ins w:id="244" w:author="Harvey Shyan Yih Tan" w:date="2019-09-24T18:17:00Z"/>
                <w:rFonts w:ascii="Times" w:hAnsi="Times"/>
                <w:color w:val="538135" w:themeColor="accent6" w:themeShade="BF"/>
                <w:lang w:val="en-US"/>
                <w:rPrChange w:id="245" w:author="Harvey Shyan Yih Tan" w:date="2019-09-26T01:31:00Z">
                  <w:rPr>
                    <w:ins w:id="246" w:author="Harvey Shyan Yih Tan" w:date="2019-09-24T18:17:00Z"/>
                    <w:rFonts w:ascii="Times" w:hAnsi="Times"/>
                    <w:lang w:val="en-US"/>
                  </w:rPr>
                </w:rPrChange>
              </w:rPr>
              <w:pPrChange w:id="247" w:author="Harvey Shyan Yih Tan" w:date="2019-09-26T17:37:00Z">
                <w:pPr>
                  <w:jc w:val="center"/>
                </w:pPr>
              </w:pPrChange>
            </w:pPr>
            <w:ins w:id="248" w:author="Harvey Shyan Yih Tan" w:date="2019-09-24T18:26:00Z">
              <w:r w:rsidRPr="005C1980">
                <w:rPr>
                  <w:rFonts w:ascii="Times" w:hAnsi="Times"/>
                  <w:color w:val="538135" w:themeColor="accent6" w:themeShade="BF"/>
                  <w:lang w:val="en-US"/>
                  <w:rPrChange w:id="249" w:author="Harvey Shyan Yih Tan" w:date="2019-09-26T01:31:00Z">
                    <w:rPr>
                      <w:rFonts w:ascii="Times" w:hAnsi="Times"/>
                      <w:lang w:val="en-US"/>
                    </w:rPr>
                  </w:rPrChange>
                </w:rPr>
                <w:t>T</w:t>
              </w:r>
            </w:ins>
          </w:p>
        </w:tc>
        <w:tc>
          <w:tcPr>
            <w:tcW w:w="2924" w:type="dxa"/>
          </w:tcPr>
          <w:p w14:paraId="14655665" w14:textId="508DDDAB" w:rsidR="00622C2F" w:rsidRPr="005C1980" w:rsidRDefault="00707550" w:rsidP="00A91B0C">
            <w:pPr>
              <w:jc w:val="center"/>
              <w:rPr>
                <w:ins w:id="250" w:author="Harvey Shyan Yih Tan" w:date="2019-09-24T18:17:00Z"/>
                <w:rFonts w:ascii="Times" w:hAnsi="Times"/>
                <w:color w:val="538135" w:themeColor="accent6" w:themeShade="BF"/>
                <w:lang w:val="en-US"/>
                <w:rPrChange w:id="251" w:author="Harvey Shyan Yih Tan" w:date="2019-09-26T01:31:00Z">
                  <w:rPr>
                    <w:ins w:id="252" w:author="Harvey Shyan Yih Tan" w:date="2019-09-24T18:17:00Z"/>
                    <w:rFonts w:ascii="Times" w:hAnsi="Times"/>
                    <w:lang w:val="en-US"/>
                  </w:rPr>
                </w:rPrChange>
              </w:rPr>
              <w:pPrChange w:id="253" w:author="Harvey Shyan Yih Tan" w:date="2019-09-26T17:37:00Z">
                <w:pPr>
                  <w:jc w:val="center"/>
                </w:pPr>
              </w:pPrChange>
            </w:pPr>
            <w:ins w:id="254" w:author="Harvey Shyan Yih Tan" w:date="2019-09-24T18:35:00Z">
              <w:r w:rsidRPr="005C1980">
                <w:rPr>
                  <w:rFonts w:ascii="Times" w:hAnsi="Times"/>
                  <w:color w:val="538135" w:themeColor="accent6" w:themeShade="BF"/>
                  <w:lang w:val="en-US"/>
                  <w:rPrChange w:id="255" w:author="Harvey Shyan Yih Tan" w:date="2019-09-26T01:31:00Z">
                    <w:rPr>
                      <w:rFonts w:ascii="Times" w:hAnsi="Times"/>
                      <w:lang w:val="en-US"/>
                    </w:rPr>
                  </w:rPrChange>
                </w:rPr>
                <w:t>-</w:t>
              </w:r>
            </w:ins>
          </w:p>
        </w:tc>
      </w:tr>
      <w:tr w:rsidR="00622C2F" w:rsidRPr="005C1980" w14:paraId="2CFA18A9" w14:textId="77777777" w:rsidTr="006C5B9B">
        <w:trPr>
          <w:trHeight w:val="252"/>
          <w:ins w:id="256" w:author="Harvey Shyan Yih Tan" w:date="2019-09-24T18:19:00Z"/>
        </w:trPr>
        <w:tc>
          <w:tcPr>
            <w:tcW w:w="2923" w:type="dxa"/>
          </w:tcPr>
          <w:p w14:paraId="381FDF7A" w14:textId="5F4454EB" w:rsidR="00622C2F" w:rsidRPr="00A91B0C" w:rsidRDefault="00137F9E" w:rsidP="00A91B0C">
            <w:pPr>
              <w:jc w:val="center"/>
              <w:rPr>
                <w:ins w:id="257" w:author="Harvey Shyan Yih Tan" w:date="2019-09-24T18:19:00Z"/>
                <w:rFonts w:ascii="Times" w:hAnsi="Times"/>
                <w:lang w:val="en-US"/>
              </w:rPr>
              <w:pPrChange w:id="258" w:author="Harvey Shyan Yih Tan" w:date="2019-09-26T17:37:00Z">
                <w:pPr>
                  <w:jc w:val="center"/>
                </w:pPr>
              </w:pPrChange>
            </w:pPr>
            <w:ins w:id="259" w:author="Harvey Shyan Yih Tan" w:date="2019-09-24T18:25:00Z">
              <w:r w:rsidRPr="00A91B0C">
                <w:rPr>
                  <w:rFonts w:ascii="Times" w:hAnsi="Times"/>
                </w:rPr>
                <w:fldChar w:fldCharType="begin"/>
              </w:r>
              <w:r w:rsidRPr="005C1980">
                <w:rPr>
                  <w:rFonts w:ascii="Times" w:hAnsi="Times"/>
                  <w:rPrChange w:id="260" w:author="Harvey Shyan Yih Tan" w:date="2019-09-26T01:31:00Z">
                    <w:rPr>
                      <w:rFonts w:ascii="Times" w:hAnsi="Times"/>
                    </w:rPr>
                  </w:rPrChange>
                </w:rPr>
                <w:instrText xml:space="preserve"> HYPERLINK "http://www.kremlin.ru" </w:instrText>
              </w:r>
              <w:r w:rsidRPr="005C1980">
                <w:rPr>
                  <w:rFonts w:ascii="Times" w:hAnsi="Times"/>
                  <w:rPrChange w:id="261" w:author="Harvey Shyan Yih Tan" w:date="2019-09-26T01:31:00Z">
                    <w:rPr>
                      <w:rFonts w:ascii="Times" w:hAnsi="Times"/>
                    </w:rPr>
                  </w:rPrChange>
                </w:rPr>
                <w:fldChar w:fldCharType="separate"/>
              </w:r>
              <w:r w:rsidRPr="005C1980">
                <w:rPr>
                  <w:rStyle w:val="Hyperlink"/>
                  <w:rFonts w:ascii="Times" w:hAnsi="Times"/>
                  <w:lang w:val="en-US"/>
                  <w:rPrChange w:id="262" w:author="Harvey Shyan Yih Tan" w:date="2019-09-26T01:31:00Z">
                    <w:rPr>
                      <w:rStyle w:val="Hyperlink"/>
                      <w:rFonts w:ascii="Times" w:hAnsi="Times"/>
                      <w:lang w:val="en-US"/>
                    </w:rPr>
                  </w:rPrChange>
                </w:rPr>
                <w:t>www.kremlin</w:t>
              </w:r>
              <w:r w:rsidRPr="005C1980">
                <w:rPr>
                  <w:rStyle w:val="Hyperlink"/>
                  <w:rFonts w:ascii="Times" w:hAnsi="Times"/>
                  <w:lang w:val="en-US"/>
                  <w:rPrChange w:id="263" w:author="Harvey Shyan Yih Tan" w:date="2019-09-26T01:31:00Z">
                    <w:rPr>
                      <w:rStyle w:val="Hyperlink"/>
                      <w:rFonts w:ascii="Times" w:hAnsi="Times"/>
                      <w:lang w:val="en-US"/>
                    </w:rPr>
                  </w:rPrChange>
                </w:rPr>
                <w:t>.</w:t>
              </w:r>
              <w:r w:rsidRPr="005C1980">
                <w:rPr>
                  <w:rStyle w:val="Hyperlink"/>
                  <w:rFonts w:ascii="Times" w:hAnsi="Times"/>
                  <w:lang w:val="en-US"/>
                  <w:rPrChange w:id="264" w:author="Harvey Shyan Yih Tan" w:date="2019-09-26T01:31:00Z">
                    <w:rPr>
                      <w:rStyle w:val="Hyperlink"/>
                      <w:rFonts w:ascii="Times" w:hAnsi="Times"/>
                      <w:lang w:val="en-US"/>
                    </w:rPr>
                  </w:rPrChange>
                </w:rPr>
                <w:t>ru</w:t>
              </w:r>
              <w:r w:rsidRPr="005C1980">
                <w:rPr>
                  <w:rStyle w:val="Hyperlink"/>
                  <w:rFonts w:ascii="Times" w:hAnsi="Times"/>
                  <w:lang w:val="en-US"/>
                  <w:rPrChange w:id="265" w:author="Harvey Shyan Yih Tan" w:date="2019-09-26T01:31:00Z">
                    <w:rPr>
                      <w:rStyle w:val="Hyperlink"/>
                      <w:rFonts w:ascii="Times" w:hAnsi="Times"/>
                      <w:lang w:val="en-US"/>
                    </w:rPr>
                  </w:rPrChange>
                </w:rPr>
                <w:fldChar w:fldCharType="end"/>
              </w:r>
            </w:ins>
          </w:p>
        </w:tc>
        <w:tc>
          <w:tcPr>
            <w:tcW w:w="1461" w:type="dxa"/>
          </w:tcPr>
          <w:p w14:paraId="1D2BD41F" w14:textId="701D96AD" w:rsidR="00622C2F" w:rsidRPr="005C1980" w:rsidRDefault="00137F9E" w:rsidP="00A91B0C">
            <w:pPr>
              <w:jc w:val="center"/>
              <w:rPr>
                <w:ins w:id="266" w:author="Harvey Shyan Yih Tan" w:date="2019-09-24T18:19:00Z"/>
                <w:rFonts w:ascii="Times" w:hAnsi="Times"/>
                <w:color w:val="538135" w:themeColor="accent6" w:themeShade="BF"/>
                <w:lang w:val="en-US"/>
                <w:rPrChange w:id="267" w:author="Harvey Shyan Yih Tan" w:date="2019-09-26T01:31:00Z">
                  <w:rPr>
                    <w:ins w:id="268" w:author="Harvey Shyan Yih Tan" w:date="2019-09-24T18:19:00Z"/>
                    <w:rFonts w:ascii="Times" w:hAnsi="Times"/>
                    <w:lang w:val="en-US"/>
                  </w:rPr>
                </w:rPrChange>
              </w:rPr>
              <w:pPrChange w:id="269" w:author="Harvey Shyan Yih Tan" w:date="2019-09-26T17:37:00Z">
                <w:pPr>
                  <w:jc w:val="center"/>
                </w:pPr>
              </w:pPrChange>
            </w:pPr>
            <w:ins w:id="270" w:author="Harvey Shyan Yih Tan" w:date="2019-09-24T18:24:00Z">
              <w:r w:rsidRPr="005C1980">
                <w:rPr>
                  <w:rFonts w:ascii="Times" w:hAnsi="Times"/>
                  <w:color w:val="538135" w:themeColor="accent6" w:themeShade="BF"/>
                  <w:lang w:val="en-US"/>
                  <w:rPrChange w:id="271" w:author="Harvey Shyan Yih Tan" w:date="2019-09-26T01:31:00Z">
                    <w:rPr>
                      <w:rFonts w:ascii="Times" w:hAnsi="Times"/>
                      <w:lang w:val="en-US"/>
                    </w:rPr>
                  </w:rPrChange>
                </w:rPr>
                <w:t>F</w:t>
              </w:r>
            </w:ins>
          </w:p>
        </w:tc>
        <w:tc>
          <w:tcPr>
            <w:tcW w:w="1462" w:type="dxa"/>
          </w:tcPr>
          <w:p w14:paraId="39CD26CF" w14:textId="0C6373E4" w:rsidR="00622C2F" w:rsidRPr="005C1980" w:rsidRDefault="00137F9E" w:rsidP="00A91B0C">
            <w:pPr>
              <w:jc w:val="center"/>
              <w:rPr>
                <w:ins w:id="272" w:author="Harvey Shyan Yih Tan" w:date="2019-09-24T18:19:00Z"/>
                <w:rFonts w:ascii="Times" w:hAnsi="Times"/>
                <w:color w:val="538135" w:themeColor="accent6" w:themeShade="BF"/>
                <w:lang w:val="en-US"/>
                <w:rPrChange w:id="273" w:author="Harvey Shyan Yih Tan" w:date="2019-09-26T01:31:00Z">
                  <w:rPr>
                    <w:ins w:id="274" w:author="Harvey Shyan Yih Tan" w:date="2019-09-24T18:19:00Z"/>
                    <w:rFonts w:ascii="Times" w:hAnsi="Times"/>
                    <w:lang w:val="en-US"/>
                  </w:rPr>
                </w:rPrChange>
              </w:rPr>
              <w:pPrChange w:id="275" w:author="Harvey Shyan Yih Tan" w:date="2019-09-26T17:37:00Z">
                <w:pPr>
                  <w:jc w:val="center"/>
                </w:pPr>
              </w:pPrChange>
            </w:pPr>
            <w:ins w:id="276" w:author="Harvey Shyan Yih Tan" w:date="2019-09-24T18:26:00Z">
              <w:r w:rsidRPr="005C1980">
                <w:rPr>
                  <w:rFonts w:ascii="Times" w:hAnsi="Times"/>
                  <w:color w:val="538135" w:themeColor="accent6" w:themeShade="BF"/>
                  <w:lang w:val="en-US"/>
                  <w:rPrChange w:id="277" w:author="Harvey Shyan Yih Tan" w:date="2019-09-26T01:31:00Z">
                    <w:rPr>
                      <w:rFonts w:ascii="Times" w:hAnsi="Times"/>
                      <w:lang w:val="en-US"/>
                    </w:rPr>
                  </w:rPrChange>
                </w:rPr>
                <w:t>T</w:t>
              </w:r>
            </w:ins>
          </w:p>
        </w:tc>
        <w:tc>
          <w:tcPr>
            <w:tcW w:w="2924" w:type="dxa"/>
          </w:tcPr>
          <w:p w14:paraId="0E56A4B9" w14:textId="232C5873" w:rsidR="00622C2F" w:rsidRPr="005C1980" w:rsidRDefault="00707550" w:rsidP="00A91B0C">
            <w:pPr>
              <w:jc w:val="center"/>
              <w:rPr>
                <w:ins w:id="278" w:author="Harvey Shyan Yih Tan" w:date="2019-09-24T18:19:00Z"/>
                <w:rFonts w:ascii="Times" w:hAnsi="Times"/>
                <w:color w:val="538135" w:themeColor="accent6" w:themeShade="BF"/>
                <w:lang w:val="en-US"/>
                <w:rPrChange w:id="279" w:author="Harvey Shyan Yih Tan" w:date="2019-09-26T01:31:00Z">
                  <w:rPr>
                    <w:ins w:id="280" w:author="Harvey Shyan Yih Tan" w:date="2019-09-24T18:19:00Z"/>
                    <w:rFonts w:ascii="Times" w:hAnsi="Times"/>
                    <w:lang w:val="en-US"/>
                  </w:rPr>
                </w:rPrChange>
              </w:rPr>
              <w:pPrChange w:id="281" w:author="Harvey Shyan Yih Tan" w:date="2019-09-26T17:37:00Z">
                <w:pPr>
                  <w:jc w:val="center"/>
                </w:pPr>
              </w:pPrChange>
            </w:pPr>
            <w:ins w:id="282" w:author="Harvey Shyan Yih Tan" w:date="2019-09-24T18:41:00Z">
              <w:r w:rsidRPr="005C1980">
                <w:rPr>
                  <w:rFonts w:ascii="Times" w:hAnsi="Times"/>
                  <w:color w:val="538135" w:themeColor="accent6" w:themeShade="BF"/>
                  <w:lang w:val="en-US"/>
                  <w:rPrChange w:id="283" w:author="Harvey Shyan Yih Tan" w:date="2019-09-26T01:31:00Z">
                    <w:rPr>
                      <w:rFonts w:ascii="Times" w:hAnsi="Times"/>
                      <w:lang w:val="en-US"/>
                    </w:rPr>
                  </w:rPrChange>
                </w:rPr>
                <w:t>Firewall</w:t>
              </w:r>
            </w:ins>
            <w:ins w:id="284" w:author="Harvey Shyan Yih Tan" w:date="2019-09-24T18:42:00Z">
              <w:r w:rsidRPr="005C1980">
                <w:rPr>
                  <w:rFonts w:ascii="Times" w:hAnsi="Times"/>
                  <w:color w:val="538135" w:themeColor="accent6" w:themeShade="BF"/>
                  <w:lang w:val="en-US"/>
                  <w:rPrChange w:id="285" w:author="Harvey Shyan Yih Tan" w:date="2019-09-26T01:31:00Z">
                    <w:rPr>
                      <w:rFonts w:ascii="Times" w:hAnsi="Times"/>
                      <w:lang w:val="en-US"/>
                    </w:rPr>
                  </w:rPrChange>
                </w:rPr>
                <w:t xml:space="preserve"> blocking ICMP traffic</w:t>
              </w:r>
            </w:ins>
          </w:p>
        </w:tc>
      </w:tr>
      <w:tr w:rsidR="00622C2F" w:rsidRPr="005C1980" w14:paraId="0E414644" w14:textId="77777777" w:rsidTr="00F90530">
        <w:trPr>
          <w:trHeight w:val="252"/>
          <w:ins w:id="286" w:author="Harvey Shyan Yih Tan" w:date="2019-09-24T18:17:00Z"/>
        </w:trPr>
        <w:tc>
          <w:tcPr>
            <w:tcW w:w="2923" w:type="dxa"/>
          </w:tcPr>
          <w:p w14:paraId="15B2545F" w14:textId="77777777" w:rsidR="00137F9E" w:rsidRPr="005C1980" w:rsidDel="00137F9E" w:rsidRDefault="00137F9E" w:rsidP="00A91B0C">
            <w:pPr>
              <w:pStyle w:val="ListParagraph"/>
              <w:rPr>
                <w:del w:id="287" w:author="Harvey Shyan Yih Tan" w:date="2019-09-24T18:25:00Z"/>
                <w:moveTo w:id="288" w:author="Harvey Shyan Yih Tan" w:date="2019-09-24T18:25:00Z"/>
                <w:rFonts w:ascii="Times" w:hAnsi="Times"/>
                <w:lang w:val="en-US"/>
                <w:rPrChange w:id="289" w:author="Harvey Shyan Yih Tan" w:date="2019-09-26T01:31:00Z">
                  <w:rPr>
                    <w:del w:id="290" w:author="Harvey Shyan Yih Tan" w:date="2019-09-24T18:25:00Z"/>
                    <w:moveTo w:id="291" w:author="Harvey Shyan Yih Tan" w:date="2019-09-24T18:25:00Z"/>
                    <w:rFonts w:ascii="Times" w:hAnsi="Times"/>
                    <w:lang w:val="en-US"/>
                  </w:rPr>
                </w:rPrChange>
              </w:rPr>
              <w:pPrChange w:id="292" w:author="Harvey Shyan Yih Tan" w:date="2019-09-26T17:37:00Z">
                <w:pPr>
                  <w:pStyle w:val="ListParagraph"/>
                  <w:numPr>
                    <w:numId w:val="3"/>
                  </w:numPr>
                  <w:ind w:hanging="360"/>
                </w:pPr>
              </w:pPrChange>
            </w:pPr>
            <w:moveToRangeStart w:id="293" w:author="Harvey Shyan Yih Tan" w:date="2019-09-24T18:25:00Z" w:name="move20241919"/>
            <w:moveTo w:id="294" w:author="Harvey Shyan Yih Tan" w:date="2019-09-24T18:25:00Z">
              <w:r w:rsidRPr="005C1980">
                <w:rPr>
                  <w:rFonts w:ascii="Times" w:hAnsi="Times"/>
                  <w:lang w:val="en-US"/>
                  <w:rPrChange w:id="295" w:author="Harvey Shyan Yih Tan" w:date="2019-09-26T01:31:00Z">
                    <w:rPr>
                      <w:rFonts w:ascii="Times" w:hAnsi="Times"/>
                      <w:lang w:val="en-US"/>
                    </w:rPr>
                  </w:rPrChange>
                </w:rPr>
                <w:t>8.8.8.8</w:t>
              </w:r>
            </w:moveTo>
          </w:p>
          <w:moveToRangeEnd w:id="293"/>
          <w:p w14:paraId="5EC1C1FA" w14:textId="77777777" w:rsidR="00622C2F" w:rsidRPr="005C1980" w:rsidRDefault="00622C2F" w:rsidP="00A91B0C">
            <w:pPr>
              <w:pStyle w:val="ListParagraph"/>
              <w:rPr>
                <w:ins w:id="296" w:author="Harvey Shyan Yih Tan" w:date="2019-09-24T18:17:00Z"/>
                <w:rFonts w:ascii="Times" w:hAnsi="Times"/>
                <w:lang w:val="en-US"/>
                <w:rPrChange w:id="297" w:author="Harvey Shyan Yih Tan" w:date="2019-09-26T01:31:00Z">
                  <w:rPr>
                    <w:ins w:id="298" w:author="Harvey Shyan Yih Tan" w:date="2019-09-24T18:17:00Z"/>
                    <w:lang w:val="en-US"/>
                  </w:rPr>
                </w:rPrChange>
              </w:rPr>
              <w:pPrChange w:id="299" w:author="Harvey Shyan Yih Tan" w:date="2019-09-26T17:37:00Z">
                <w:pPr>
                  <w:jc w:val="center"/>
                </w:pPr>
              </w:pPrChange>
            </w:pPr>
          </w:p>
        </w:tc>
        <w:tc>
          <w:tcPr>
            <w:tcW w:w="1461" w:type="dxa"/>
          </w:tcPr>
          <w:p w14:paraId="7E773C96" w14:textId="3A2A4D27" w:rsidR="00622C2F" w:rsidRPr="005C1980" w:rsidRDefault="00137F9E" w:rsidP="00A91B0C">
            <w:pPr>
              <w:jc w:val="center"/>
              <w:rPr>
                <w:ins w:id="300" w:author="Harvey Shyan Yih Tan" w:date="2019-09-24T18:17:00Z"/>
                <w:rFonts w:ascii="Times" w:hAnsi="Times"/>
                <w:color w:val="538135" w:themeColor="accent6" w:themeShade="BF"/>
                <w:lang w:val="en-US"/>
                <w:rPrChange w:id="301" w:author="Harvey Shyan Yih Tan" w:date="2019-09-26T01:31:00Z">
                  <w:rPr>
                    <w:ins w:id="302" w:author="Harvey Shyan Yih Tan" w:date="2019-09-24T18:17:00Z"/>
                    <w:rFonts w:ascii="Times" w:hAnsi="Times"/>
                    <w:lang w:val="en-US"/>
                  </w:rPr>
                </w:rPrChange>
              </w:rPr>
              <w:pPrChange w:id="303" w:author="Harvey Shyan Yih Tan" w:date="2019-09-26T17:37:00Z">
                <w:pPr>
                  <w:jc w:val="center"/>
                </w:pPr>
              </w:pPrChange>
            </w:pPr>
            <w:ins w:id="304" w:author="Harvey Shyan Yih Tan" w:date="2019-09-24T18:24:00Z">
              <w:r w:rsidRPr="005C1980">
                <w:rPr>
                  <w:rFonts w:ascii="Times" w:hAnsi="Times"/>
                  <w:color w:val="538135" w:themeColor="accent6" w:themeShade="BF"/>
                  <w:lang w:val="en-US"/>
                  <w:rPrChange w:id="305" w:author="Harvey Shyan Yih Tan" w:date="2019-09-26T01:31:00Z">
                    <w:rPr>
                      <w:rFonts w:ascii="Times" w:hAnsi="Times"/>
                      <w:lang w:val="en-US"/>
                    </w:rPr>
                  </w:rPrChange>
                </w:rPr>
                <w:t>T</w:t>
              </w:r>
            </w:ins>
          </w:p>
        </w:tc>
        <w:tc>
          <w:tcPr>
            <w:tcW w:w="1462" w:type="dxa"/>
          </w:tcPr>
          <w:p w14:paraId="4A3B81BD" w14:textId="13FBCA36" w:rsidR="00622C2F" w:rsidRPr="005C1980" w:rsidRDefault="00137F9E" w:rsidP="00A91B0C">
            <w:pPr>
              <w:jc w:val="center"/>
              <w:rPr>
                <w:ins w:id="306" w:author="Harvey Shyan Yih Tan" w:date="2019-09-24T18:17:00Z"/>
                <w:rFonts w:ascii="Times" w:hAnsi="Times"/>
                <w:color w:val="538135" w:themeColor="accent6" w:themeShade="BF"/>
                <w:lang w:val="en-US"/>
                <w:rPrChange w:id="307" w:author="Harvey Shyan Yih Tan" w:date="2019-09-26T01:31:00Z">
                  <w:rPr>
                    <w:ins w:id="308" w:author="Harvey Shyan Yih Tan" w:date="2019-09-24T18:17:00Z"/>
                    <w:rFonts w:ascii="Times" w:hAnsi="Times"/>
                    <w:lang w:val="en-US"/>
                  </w:rPr>
                </w:rPrChange>
              </w:rPr>
              <w:pPrChange w:id="309" w:author="Harvey Shyan Yih Tan" w:date="2019-09-26T17:37:00Z">
                <w:pPr>
                  <w:jc w:val="center"/>
                </w:pPr>
              </w:pPrChange>
            </w:pPr>
            <w:ins w:id="310" w:author="Harvey Shyan Yih Tan" w:date="2019-09-24T18:27:00Z">
              <w:r w:rsidRPr="005C1980">
                <w:rPr>
                  <w:rFonts w:ascii="Times" w:hAnsi="Times"/>
                  <w:color w:val="538135" w:themeColor="accent6" w:themeShade="BF"/>
                  <w:lang w:val="en-US"/>
                  <w:rPrChange w:id="311" w:author="Harvey Shyan Yih Tan" w:date="2019-09-26T01:31:00Z">
                    <w:rPr>
                      <w:rFonts w:ascii="Times" w:hAnsi="Times"/>
                      <w:lang w:val="en-US"/>
                    </w:rPr>
                  </w:rPrChange>
                </w:rPr>
                <w:t>F</w:t>
              </w:r>
            </w:ins>
          </w:p>
        </w:tc>
        <w:tc>
          <w:tcPr>
            <w:tcW w:w="2924" w:type="dxa"/>
          </w:tcPr>
          <w:p w14:paraId="67ED1B68" w14:textId="0BA8D81B" w:rsidR="00622C2F" w:rsidRPr="005C1980" w:rsidRDefault="00707550" w:rsidP="00A91B0C">
            <w:pPr>
              <w:jc w:val="center"/>
              <w:rPr>
                <w:ins w:id="312" w:author="Harvey Shyan Yih Tan" w:date="2019-09-24T18:17:00Z"/>
                <w:rFonts w:ascii="Times" w:hAnsi="Times"/>
                <w:color w:val="538135" w:themeColor="accent6" w:themeShade="BF"/>
                <w:lang w:val="en-US"/>
                <w:rPrChange w:id="313" w:author="Harvey Shyan Yih Tan" w:date="2019-09-26T01:31:00Z">
                  <w:rPr>
                    <w:ins w:id="314" w:author="Harvey Shyan Yih Tan" w:date="2019-09-24T18:17:00Z"/>
                    <w:rFonts w:ascii="Times" w:hAnsi="Times"/>
                    <w:lang w:val="en-US"/>
                  </w:rPr>
                </w:rPrChange>
              </w:rPr>
              <w:pPrChange w:id="315" w:author="Harvey Shyan Yih Tan" w:date="2019-09-26T17:37:00Z">
                <w:pPr>
                  <w:jc w:val="center"/>
                </w:pPr>
              </w:pPrChange>
            </w:pPr>
            <w:ins w:id="316" w:author="Harvey Shyan Yih Tan" w:date="2019-09-24T18:42:00Z">
              <w:r w:rsidRPr="005C1980">
                <w:rPr>
                  <w:rFonts w:ascii="Times" w:hAnsi="Times"/>
                  <w:color w:val="538135" w:themeColor="accent6" w:themeShade="BF"/>
                  <w:lang w:val="en-US"/>
                  <w:rPrChange w:id="317" w:author="Harvey Shyan Yih Tan" w:date="2019-09-26T01:31:00Z">
                    <w:rPr>
                      <w:rFonts w:ascii="Times" w:hAnsi="Times"/>
                      <w:lang w:val="en-US"/>
                    </w:rPr>
                  </w:rPrChange>
                </w:rPr>
                <w:t>Domain name server</w:t>
              </w:r>
            </w:ins>
          </w:p>
        </w:tc>
      </w:tr>
    </w:tbl>
    <w:p w14:paraId="3240657E" w14:textId="77777777" w:rsidR="005A5A0B" w:rsidRPr="005C1980" w:rsidRDefault="005A5A0B" w:rsidP="00A91B0C">
      <w:pPr>
        <w:rPr>
          <w:rFonts w:ascii="Times" w:hAnsi="Times"/>
          <w:lang w:val="en-US"/>
          <w:rPrChange w:id="318" w:author="Harvey Shyan Yih Tan" w:date="2019-09-26T01:31:00Z">
            <w:rPr>
              <w:rFonts w:ascii="Times" w:hAnsi="Times"/>
              <w:lang w:val="en-US"/>
            </w:rPr>
          </w:rPrChange>
        </w:rPr>
        <w:pPrChange w:id="319" w:author="Harvey Shyan Yih Tan" w:date="2019-09-26T17:37:00Z">
          <w:pPr/>
        </w:pPrChange>
      </w:pPr>
    </w:p>
    <w:p w14:paraId="3F82D43E" w14:textId="1BEB7FB4" w:rsidR="00321B98" w:rsidRPr="005C1980" w:rsidDel="00137F9E" w:rsidRDefault="00ED6C66" w:rsidP="00A91B0C">
      <w:pPr>
        <w:pStyle w:val="ListParagraph"/>
        <w:numPr>
          <w:ilvl w:val="0"/>
          <w:numId w:val="3"/>
        </w:numPr>
        <w:rPr>
          <w:del w:id="320" w:author="Harvey Shyan Yih Tan" w:date="2019-09-24T18:25:00Z"/>
          <w:rFonts w:ascii="Times" w:hAnsi="Times"/>
          <w:lang w:val="en-US"/>
          <w:rPrChange w:id="321" w:author="Harvey Shyan Yih Tan" w:date="2019-09-26T01:31:00Z">
            <w:rPr>
              <w:del w:id="322" w:author="Harvey Shyan Yih Tan" w:date="2019-09-24T18:25:00Z"/>
              <w:rFonts w:ascii="Times" w:hAnsi="Times"/>
              <w:lang w:val="en-US"/>
            </w:rPr>
          </w:rPrChange>
        </w:rPr>
        <w:pPrChange w:id="323" w:author="Harvey Shyan Yih Tan" w:date="2019-09-26T17:37:00Z">
          <w:pPr>
            <w:pStyle w:val="ListParagraph"/>
            <w:numPr>
              <w:numId w:val="3"/>
            </w:numPr>
            <w:ind w:hanging="360"/>
          </w:pPr>
        </w:pPrChange>
      </w:pPr>
      <w:del w:id="324" w:author="Harvey Shyan Yih Tan" w:date="2019-09-24T18:23:00Z">
        <w:r w:rsidRPr="00A91B0C" w:rsidDel="00137F9E">
          <w:rPr>
            <w:rFonts w:ascii="Times" w:hAnsi="Times"/>
          </w:rPr>
          <w:fldChar w:fldCharType="begin"/>
        </w:r>
        <w:r w:rsidRPr="005C1980" w:rsidDel="00137F9E">
          <w:rPr>
            <w:rFonts w:ascii="Times" w:hAnsi="Times"/>
            <w:rPrChange w:id="325" w:author="Harvey Shyan Yih Tan" w:date="2019-09-26T01:31:00Z">
              <w:rPr>
                <w:rFonts w:ascii="Times" w:hAnsi="Times"/>
              </w:rPr>
            </w:rPrChange>
          </w:rPr>
          <w:delInstrText xml:space="preserve"> HYPERLINK "http://www.unsw.edu.au" </w:delInstrText>
        </w:r>
        <w:r w:rsidRPr="005C1980" w:rsidDel="00137F9E">
          <w:rPr>
            <w:rFonts w:ascii="Times" w:hAnsi="Times"/>
            <w:rPrChange w:id="326"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27" w:author="Harvey Shyan Yih Tan" w:date="2019-09-26T01:31:00Z">
              <w:rPr>
                <w:rStyle w:val="Hyperlink"/>
                <w:rFonts w:ascii="Times" w:hAnsi="Times"/>
                <w:lang w:val="en-US"/>
              </w:rPr>
            </w:rPrChange>
          </w:rPr>
          <w:delText>www.unsw.edu.au</w:delText>
        </w:r>
        <w:r w:rsidRPr="005C1980" w:rsidDel="00137F9E">
          <w:rPr>
            <w:rStyle w:val="Hyperlink"/>
            <w:rFonts w:ascii="Times" w:hAnsi="Times"/>
            <w:lang w:val="en-US"/>
            <w:rPrChange w:id="328" w:author="Harvey Shyan Yih Tan" w:date="2019-09-26T01:31:00Z">
              <w:rPr>
                <w:rStyle w:val="Hyperlink"/>
                <w:rFonts w:ascii="Times" w:hAnsi="Times"/>
                <w:lang w:val="en-US"/>
              </w:rPr>
            </w:rPrChange>
          </w:rPr>
          <w:fldChar w:fldCharType="end"/>
        </w:r>
        <w:r w:rsidR="00321B98" w:rsidRPr="00A91B0C" w:rsidDel="00137F9E">
          <w:rPr>
            <w:rStyle w:val="Hyperlink"/>
            <w:rFonts w:ascii="Times" w:hAnsi="Times"/>
            <w:lang w:val="en-US"/>
          </w:rPr>
          <w:delText xml:space="preserve"> </w:delText>
        </w:r>
      </w:del>
      <w:del w:id="329" w:author="Harvey Shyan Yih Tan" w:date="2019-09-24T18:25:00Z">
        <w:r w:rsidR="00321B98" w:rsidRPr="00A91B0C" w:rsidDel="00137F9E">
          <w:rPr>
            <w:rStyle w:val="Hyperlink"/>
            <w:rFonts w:ascii="Times" w:hAnsi="Times"/>
            <w:color w:val="538135" w:themeColor="accent6" w:themeShade="BF"/>
            <w:u w:val="none"/>
            <w:lang w:val="en-US"/>
          </w:rPr>
          <w:sym w:font="Wingdings" w:char="F0E0"/>
        </w:r>
        <w:r w:rsidR="00321B98" w:rsidRPr="00A91B0C" w:rsidDel="00137F9E">
          <w:rPr>
            <w:rStyle w:val="Hyperlink"/>
            <w:rFonts w:ascii="Times" w:hAnsi="Times"/>
            <w:color w:val="538135" w:themeColor="accent6" w:themeShade="BF"/>
            <w:u w:val="none"/>
            <w:lang w:val="en-US"/>
          </w:rPr>
          <w:delText xml:space="preserve"> </w:delText>
        </w:r>
        <w:r w:rsidR="00321B98" w:rsidRPr="005C1980" w:rsidDel="00137F9E">
          <w:rPr>
            <w:rStyle w:val="Hyperlink"/>
            <w:rFonts w:ascii="Times" w:hAnsi="Times"/>
            <w:color w:val="538135" w:themeColor="accent6" w:themeShade="BF"/>
            <w:u w:val="none"/>
            <w:lang w:val="en-US"/>
            <w:rPrChange w:id="330" w:author="Harvey Shyan Yih Tan" w:date="2019-09-26T01:31:00Z">
              <w:rPr>
                <w:rStyle w:val="Hyperlink"/>
                <w:rFonts w:ascii="Times" w:hAnsi="Times"/>
                <w:color w:val="538135" w:themeColor="accent6" w:themeShade="BF"/>
                <w:u w:val="none"/>
                <w:lang w:val="en-US"/>
              </w:rPr>
            </w:rPrChange>
          </w:rPr>
          <w:delText xml:space="preserve">Reachable </w:delText>
        </w:r>
      </w:del>
    </w:p>
    <w:p w14:paraId="0DC00355" w14:textId="42C714E6" w:rsidR="001F278A" w:rsidRPr="005C1980" w:rsidDel="00137F9E" w:rsidRDefault="00ED6C66" w:rsidP="00A91B0C">
      <w:pPr>
        <w:pStyle w:val="ListParagraph"/>
        <w:numPr>
          <w:ilvl w:val="0"/>
          <w:numId w:val="3"/>
        </w:numPr>
        <w:rPr>
          <w:del w:id="331" w:author="Harvey Shyan Yih Tan" w:date="2019-09-24T18:25:00Z"/>
          <w:rFonts w:ascii="Times" w:hAnsi="Times"/>
          <w:lang w:val="en-US"/>
          <w:rPrChange w:id="332" w:author="Harvey Shyan Yih Tan" w:date="2019-09-26T01:31:00Z">
            <w:rPr>
              <w:del w:id="333" w:author="Harvey Shyan Yih Tan" w:date="2019-09-24T18:25:00Z"/>
              <w:rFonts w:ascii="Times" w:hAnsi="Times"/>
              <w:lang w:val="en-US"/>
            </w:rPr>
          </w:rPrChange>
        </w:rPr>
        <w:pPrChange w:id="334" w:author="Harvey Shyan Yih Tan" w:date="2019-09-26T17:37:00Z">
          <w:pPr>
            <w:pStyle w:val="ListParagraph"/>
            <w:numPr>
              <w:numId w:val="3"/>
            </w:numPr>
            <w:ind w:hanging="360"/>
          </w:pPr>
        </w:pPrChange>
      </w:pPr>
      <w:del w:id="335" w:author="Harvey Shyan Yih Tan" w:date="2019-09-24T18:23:00Z">
        <w:r w:rsidRPr="00A91B0C" w:rsidDel="00137F9E">
          <w:rPr>
            <w:rFonts w:ascii="Times" w:hAnsi="Times"/>
          </w:rPr>
          <w:fldChar w:fldCharType="begin"/>
        </w:r>
        <w:r w:rsidRPr="005C1980" w:rsidDel="00137F9E">
          <w:rPr>
            <w:rFonts w:ascii="Times" w:hAnsi="Times"/>
            <w:rPrChange w:id="336" w:author="Harvey Shyan Yih Tan" w:date="2019-09-26T01:31:00Z">
              <w:rPr>
                <w:rFonts w:ascii="Times" w:hAnsi="Times"/>
              </w:rPr>
            </w:rPrChange>
          </w:rPr>
          <w:delInstrText xml:space="preserve"> HYPERLINK "http://www.getfittest.com.au" </w:delInstrText>
        </w:r>
        <w:r w:rsidRPr="005C1980" w:rsidDel="00137F9E">
          <w:rPr>
            <w:rFonts w:ascii="Times" w:hAnsi="Times"/>
            <w:rPrChange w:id="337"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38" w:author="Harvey Shyan Yih Tan" w:date="2019-09-26T01:31:00Z">
              <w:rPr>
                <w:rStyle w:val="Hyperlink"/>
                <w:rFonts w:ascii="Times" w:hAnsi="Times"/>
                <w:lang w:val="en-US"/>
              </w:rPr>
            </w:rPrChange>
          </w:rPr>
          <w:delText>www.get</w:delText>
        </w:r>
        <w:r w:rsidR="001F278A" w:rsidRPr="005C1980" w:rsidDel="00137F9E">
          <w:rPr>
            <w:rStyle w:val="Hyperlink"/>
            <w:rFonts w:ascii="Times" w:hAnsi="Times"/>
            <w:lang w:val="en-US"/>
            <w:rPrChange w:id="339" w:author="Harvey Shyan Yih Tan" w:date="2019-09-26T01:31:00Z">
              <w:rPr>
                <w:rStyle w:val="Hyperlink"/>
                <w:rFonts w:ascii="Times" w:hAnsi="Times"/>
                <w:lang w:val="en-US"/>
              </w:rPr>
            </w:rPrChange>
          </w:rPr>
          <w:delText>f</w:delText>
        </w:r>
        <w:r w:rsidR="001F278A" w:rsidRPr="005C1980" w:rsidDel="00137F9E">
          <w:rPr>
            <w:rStyle w:val="Hyperlink"/>
            <w:rFonts w:ascii="Times" w:hAnsi="Times"/>
            <w:lang w:val="en-US"/>
            <w:rPrChange w:id="340" w:author="Harvey Shyan Yih Tan" w:date="2019-09-26T01:31:00Z">
              <w:rPr>
                <w:rStyle w:val="Hyperlink"/>
                <w:rFonts w:ascii="Times" w:hAnsi="Times"/>
                <w:lang w:val="en-US"/>
              </w:rPr>
            </w:rPrChange>
          </w:rPr>
          <w:delText>ittest.com.au</w:delText>
        </w:r>
        <w:r w:rsidRPr="005C1980" w:rsidDel="00137F9E">
          <w:rPr>
            <w:rStyle w:val="Hyperlink"/>
            <w:rFonts w:ascii="Times" w:hAnsi="Times"/>
            <w:lang w:val="en-US"/>
            <w:rPrChange w:id="341"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del>
      <w:del w:id="342" w:author="Harvey Shyan Yih Tan" w:date="2019-09-24T18:25:00Z">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43" w:author="Harvey Shyan Yih Tan" w:date="2019-09-26T01:31:00Z">
              <w:rPr>
                <w:rStyle w:val="Hyperlink"/>
                <w:rFonts w:ascii="Times" w:hAnsi="Times"/>
                <w:color w:val="538135" w:themeColor="accent6" w:themeShade="BF"/>
                <w:u w:val="none"/>
                <w:lang w:val="en-US"/>
              </w:rPr>
            </w:rPrChange>
          </w:rPr>
          <w:delText xml:space="preserve">Not </w:delText>
        </w:r>
        <w:r w:rsidR="00721877" w:rsidRPr="005C1980" w:rsidDel="00137F9E">
          <w:rPr>
            <w:rStyle w:val="Hyperlink"/>
            <w:rFonts w:ascii="Times" w:hAnsi="Times"/>
            <w:color w:val="538135" w:themeColor="accent6" w:themeShade="BF"/>
            <w:u w:val="none"/>
            <w:lang w:val="en-US"/>
            <w:rPrChange w:id="344" w:author="Harvey Shyan Yih Tan" w:date="2019-09-26T01:31:00Z">
              <w:rPr>
                <w:rStyle w:val="Hyperlink"/>
                <w:rFonts w:ascii="Times" w:hAnsi="Times"/>
                <w:color w:val="538135" w:themeColor="accent6" w:themeShade="BF"/>
                <w:u w:val="none"/>
                <w:lang w:val="en-US"/>
              </w:rPr>
            </w:rPrChange>
          </w:rPr>
          <w:delText>Reachable</w:delText>
        </w:r>
      </w:del>
    </w:p>
    <w:p w14:paraId="70A1E476" w14:textId="5812F91C" w:rsidR="001F278A" w:rsidRPr="005C1980" w:rsidDel="00137F9E" w:rsidRDefault="00ED6C66" w:rsidP="00A91B0C">
      <w:pPr>
        <w:pStyle w:val="ListParagraph"/>
        <w:numPr>
          <w:ilvl w:val="0"/>
          <w:numId w:val="3"/>
        </w:numPr>
        <w:rPr>
          <w:del w:id="345" w:author="Harvey Shyan Yih Tan" w:date="2019-09-24T18:25:00Z"/>
          <w:rFonts w:ascii="Times" w:hAnsi="Times"/>
          <w:lang w:val="en-US"/>
          <w:rPrChange w:id="346" w:author="Harvey Shyan Yih Tan" w:date="2019-09-26T01:31:00Z">
            <w:rPr>
              <w:del w:id="347" w:author="Harvey Shyan Yih Tan" w:date="2019-09-24T18:25:00Z"/>
              <w:rFonts w:ascii="Times" w:hAnsi="Times"/>
              <w:lang w:val="en-US"/>
            </w:rPr>
          </w:rPrChange>
        </w:rPr>
        <w:pPrChange w:id="348" w:author="Harvey Shyan Yih Tan" w:date="2019-09-26T17:37:00Z">
          <w:pPr>
            <w:pStyle w:val="ListParagraph"/>
            <w:numPr>
              <w:numId w:val="3"/>
            </w:numPr>
            <w:ind w:hanging="360"/>
          </w:pPr>
        </w:pPrChange>
      </w:pPr>
      <w:del w:id="349" w:author="Harvey Shyan Yih Tan" w:date="2019-09-24T18:24:00Z">
        <w:r w:rsidRPr="00A91B0C" w:rsidDel="00137F9E">
          <w:rPr>
            <w:rFonts w:ascii="Times" w:hAnsi="Times"/>
          </w:rPr>
          <w:fldChar w:fldCharType="begin"/>
        </w:r>
        <w:r w:rsidRPr="005C1980" w:rsidDel="00137F9E">
          <w:rPr>
            <w:rFonts w:ascii="Times" w:hAnsi="Times"/>
            <w:rPrChange w:id="350" w:author="Harvey Shyan Yih Tan" w:date="2019-09-26T01:31:00Z">
              <w:rPr>
                <w:rFonts w:ascii="Times" w:hAnsi="Times"/>
              </w:rPr>
            </w:rPrChange>
          </w:rPr>
          <w:delInstrText xml:space="preserve"> HYPERLINK "http://www.mit.edu" </w:delInstrText>
        </w:r>
        <w:r w:rsidRPr="005C1980" w:rsidDel="00137F9E">
          <w:rPr>
            <w:rFonts w:ascii="Times" w:hAnsi="Times"/>
            <w:rPrChange w:id="351"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52" w:author="Harvey Shyan Yih Tan" w:date="2019-09-26T01:31:00Z">
              <w:rPr>
                <w:rStyle w:val="Hyperlink"/>
                <w:rFonts w:ascii="Times" w:hAnsi="Times"/>
                <w:lang w:val="en-US"/>
              </w:rPr>
            </w:rPrChange>
          </w:rPr>
          <w:delText>www.mit.edu</w:delText>
        </w:r>
        <w:r w:rsidRPr="005C1980" w:rsidDel="00137F9E">
          <w:rPr>
            <w:rStyle w:val="Hyperlink"/>
            <w:rFonts w:ascii="Times" w:hAnsi="Times"/>
            <w:lang w:val="en-US"/>
            <w:rPrChange w:id="353"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del>
      <w:del w:id="354" w:author="Harvey Shyan Yih Tan" w:date="2019-09-24T18:25:00Z">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55" w:author="Harvey Shyan Yih Tan" w:date="2019-09-26T01:31:00Z">
              <w:rPr>
                <w:rStyle w:val="Hyperlink"/>
                <w:rFonts w:ascii="Times" w:hAnsi="Times"/>
                <w:color w:val="538135" w:themeColor="accent6" w:themeShade="BF"/>
                <w:u w:val="none"/>
                <w:lang w:val="en-US"/>
              </w:rPr>
            </w:rPrChange>
          </w:rPr>
          <w:delText>Reachable</w:delText>
        </w:r>
      </w:del>
    </w:p>
    <w:p w14:paraId="17B6ED2E" w14:textId="194CF4C1" w:rsidR="001F278A" w:rsidRPr="005C1980" w:rsidDel="00137F9E" w:rsidRDefault="00ED6C66" w:rsidP="00A91B0C">
      <w:pPr>
        <w:pStyle w:val="ListParagraph"/>
        <w:numPr>
          <w:ilvl w:val="0"/>
          <w:numId w:val="3"/>
        </w:numPr>
        <w:rPr>
          <w:del w:id="356" w:author="Harvey Shyan Yih Tan" w:date="2019-09-24T18:25:00Z"/>
          <w:rFonts w:ascii="Times" w:hAnsi="Times"/>
          <w:lang w:val="en-US"/>
          <w:rPrChange w:id="357" w:author="Harvey Shyan Yih Tan" w:date="2019-09-26T01:31:00Z">
            <w:rPr>
              <w:del w:id="358" w:author="Harvey Shyan Yih Tan" w:date="2019-09-24T18:25:00Z"/>
              <w:rFonts w:ascii="Times" w:hAnsi="Times"/>
              <w:lang w:val="en-US"/>
            </w:rPr>
          </w:rPrChange>
        </w:rPr>
        <w:pPrChange w:id="359" w:author="Harvey Shyan Yih Tan" w:date="2019-09-26T17:37:00Z">
          <w:pPr>
            <w:pStyle w:val="ListParagraph"/>
            <w:numPr>
              <w:numId w:val="3"/>
            </w:numPr>
            <w:ind w:hanging="360"/>
          </w:pPr>
        </w:pPrChange>
      </w:pPr>
      <w:del w:id="360" w:author="Harvey Shyan Yih Tan" w:date="2019-09-24T18:24:00Z">
        <w:r w:rsidRPr="00A91B0C" w:rsidDel="00137F9E">
          <w:rPr>
            <w:rFonts w:ascii="Times" w:hAnsi="Times"/>
          </w:rPr>
          <w:fldChar w:fldCharType="begin"/>
        </w:r>
        <w:r w:rsidRPr="005C1980" w:rsidDel="00137F9E">
          <w:rPr>
            <w:rFonts w:ascii="Times" w:hAnsi="Times"/>
            <w:rPrChange w:id="361" w:author="Harvey Shyan Yih Tan" w:date="2019-09-26T01:31:00Z">
              <w:rPr>
                <w:rFonts w:ascii="Times" w:hAnsi="Times"/>
              </w:rPr>
            </w:rPrChange>
          </w:rPr>
          <w:delInstrText xml:space="preserve"> HYPERLINK "http://www.intel.com.au" </w:delInstrText>
        </w:r>
        <w:r w:rsidRPr="005C1980" w:rsidDel="00137F9E">
          <w:rPr>
            <w:rFonts w:ascii="Times" w:hAnsi="Times"/>
            <w:rPrChange w:id="362"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63" w:author="Harvey Shyan Yih Tan" w:date="2019-09-26T01:31:00Z">
              <w:rPr>
                <w:rStyle w:val="Hyperlink"/>
                <w:rFonts w:ascii="Times" w:hAnsi="Times"/>
                <w:lang w:val="en-US"/>
              </w:rPr>
            </w:rPrChange>
          </w:rPr>
          <w:delText>www.intel.com.au</w:delText>
        </w:r>
        <w:r w:rsidRPr="005C1980" w:rsidDel="00137F9E">
          <w:rPr>
            <w:rStyle w:val="Hyperlink"/>
            <w:rFonts w:ascii="Times" w:hAnsi="Times"/>
            <w:lang w:val="en-US"/>
            <w:rPrChange w:id="364"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del>
      <w:del w:id="365" w:author="Harvey Shyan Yih Tan" w:date="2019-09-24T18:25:00Z">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66" w:author="Harvey Shyan Yih Tan" w:date="2019-09-26T01:31:00Z">
              <w:rPr>
                <w:rStyle w:val="Hyperlink"/>
                <w:rFonts w:ascii="Times" w:hAnsi="Times"/>
                <w:color w:val="538135" w:themeColor="accent6" w:themeShade="BF"/>
                <w:u w:val="none"/>
                <w:lang w:val="en-US"/>
              </w:rPr>
            </w:rPrChange>
          </w:rPr>
          <w:delText>Reachable</w:delText>
        </w:r>
      </w:del>
    </w:p>
    <w:p w14:paraId="211C3F5D" w14:textId="65EB7BDC" w:rsidR="001F278A" w:rsidRPr="005C1980" w:rsidDel="00137F9E" w:rsidRDefault="00ED6C66" w:rsidP="00A91B0C">
      <w:pPr>
        <w:pStyle w:val="ListParagraph"/>
        <w:numPr>
          <w:ilvl w:val="0"/>
          <w:numId w:val="3"/>
        </w:numPr>
        <w:rPr>
          <w:del w:id="367" w:author="Harvey Shyan Yih Tan" w:date="2019-09-24T18:25:00Z"/>
          <w:rFonts w:ascii="Times" w:hAnsi="Times"/>
          <w:lang w:val="en-US"/>
          <w:rPrChange w:id="368" w:author="Harvey Shyan Yih Tan" w:date="2019-09-26T01:31:00Z">
            <w:rPr>
              <w:del w:id="369" w:author="Harvey Shyan Yih Tan" w:date="2019-09-24T18:25:00Z"/>
              <w:rFonts w:ascii="Times" w:hAnsi="Times"/>
              <w:lang w:val="en-US"/>
            </w:rPr>
          </w:rPrChange>
        </w:rPr>
        <w:pPrChange w:id="370" w:author="Harvey Shyan Yih Tan" w:date="2019-09-26T17:37:00Z">
          <w:pPr>
            <w:pStyle w:val="ListParagraph"/>
            <w:numPr>
              <w:numId w:val="3"/>
            </w:numPr>
            <w:ind w:hanging="360"/>
          </w:pPr>
        </w:pPrChange>
      </w:pPr>
      <w:del w:id="371" w:author="Harvey Shyan Yih Tan" w:date="2019-09-24T18:24:00Z">
        <w:r w:rsidRPr="00A91B0C" w:rsidDel="00137F9E">
          <w:rPr>
            <w:rFonts w:ascii="Times" w:hAnsi="Times"/>
          </w:rPr>
          <w:fldChar w:fldCharType="begin"/>
        </w:r>
        <w:r w:rsidRPr="005C1980" w:rsidDel="00137F9E">
          <w:rPr>
            <w:rFonts w:ascii="Times" w:hAnsi="Times"/>
            <w:rPrChange w:id="372" w:author="Harvey Shyan Yih Tan" w:date="2019-09-26T01:31:00Z">
              <w:rPr>
                <w:rFonts w:ascii="Times" w:hAnsi="Times"/>
              </w:rPr>
            </w:rPrChange>
          </w:rPr>
          <w:delInstrText xml:space="preserve"> HYPERLINK "http://www.tpg.com</w:delInstrText>
        </w:r>
        <w:r w:rsidRPr="005C1980" w:rsidDel="00137F9E">
          <w:rPr>
            <w:rFonts w:ascii="Times" w:hAnsi="Times"/>
            <w:rPrChange w:id="373" w:author="Harvey Shyan Yih Tan" w:date="2019-09-26T01:31:00Z">
              <w:rPr>
                <w:rFonts w:ascii="Times" w:hAnsi="Times"/>
              </w:rPr>
            </w:rPrChange>
          </w:rPr>
          <w:delInstrText xml:space="preserve">.au" </w:delInstrText>
        </w:r>
        <w:r w:rsidRPr="005C1980" w:rsidDel="00137F9E">
          <w:rPr>
            <w:rFonts w:ascii="Times" w:hAnsi="Times"/>
            <w:rPrChange w:id="374"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75" w:author="Harvey Shyan Yih Tan" w:date="2019-09-26T01:31:00Z">
              <w:rPr>
                <w:rStyle w:val="Hyperlink"/>
                <w:rFonts w:ascii="Times" w:hAnsi="Times"/>
                <w:lang w:val="en-US"/>
              </w:rPr>
            </w:rPrChange>
          </w:rPr>
          <w:delText>www.tpg.com.au</w:delText>
        </w:r>
        <w:r w:rsidRPr="005C1980" w:rsidDel="00137F9E">
          <w:rPr>
            <w:rStyle w:val="Hyperlink"/>
            <w:rFonts w:ascii="Times" w:hAnsi="Times"/>
            <w:lang w:val="en-US"/>
            <w:rPrChange w:id="376"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del>
      <w:del w:id="377" w:author="Harvey Shyan Yih Tan" w:date="2019-09-24T18:25:00Z">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78" w:author="Harvey Shyan Yih Tan" w:date="2019-09-26T01:31:00Z">
              <w:rPr>
                <w:rStyle w:val="Hyperlink"/>
                <w:rFonts w:ascii="Times" w:hAnsi="Times"/>
                <w:color w:val="538135" w:themeColor="accent6" w:themeShade="BF"/>
                <w:u w:val="none"/>
                <w:lang w:val="en-US"/>
              </w:rPr>
            </w:rPrChange>
          </w:rPr>
          <w:delText>Reachable</w:delText>
        </w:r>
      </w:del>
    </w:p>
    <w:p w14:paraId="704A9CD5" w14:textId="2783EA12" w:rsidR="001F278A" w:rsidRPr="005C1980" w:rsidDel="00137F9E" w:rsidRDefault="00ED6C66" w:rsidP="00A91B0C">
      <w:pPr>
        <w:pStyle w:val="ListParagraph"/>
        <w:numPr>
          <w:ilvl w:val="0"/>
          <w:numId w:val="3"/>
        </w:numPr>
        <w:rPr>
          <w:del w:id="379" w:author="Harvey Shyan Yih Tan" w:date="2019-09-24T18:25:00Z"/>
          <w:rFonts w:ascii="Times" w:hAnsi="Times"/>
          <w:lang w:val="en-US"/>
          <w:rPrChange w:id="380" w:author="Harvey Shyan Yih Tan" w:date="2019-09-26T01:31:00Z">
            <w:rPr>
              <w:del w:id="381" w:author="Harvey Shyan Yih Tan" w:date="2019-09-24T18:25:00Z"/>
              <w:rFonts w:ascii="Times" w:hAnsi="Times"/>
              <w:lang w:val="en-US"/>
            </w:rPr>
          </w:rPrChange>
        </w:rPr>
        <w:pPrChange w:id="382" w:author="Harvey Shyan Yih Tan" w:date="2019-09-26T17:37:00Z">
          <w:pPr>
            <w:pStyle w:val="ListParagraph"/>
            <w:numPr>
              <w:numId w:val="3"/>
            </w:numPr>
            <w:ind w:hanging="360"/>
          </w:pPr>
        </w:pPrChange>
      </w:pPr>
      <w:del w:id="383" w:author="Harvey Shyan Yih Tan" w:date="2019-09-24T18:25:00Z">
        <w:r w:rsidRPr="00A91B0C" w:rsidDel="00137F9E">
          <w:rPr>
            <w:rFonts w:ascii="Times" w:hAnsi="Times"/>
          </w:rPr>
          <w:fldChar w:fldCharType="begin"/>
        </w:r>
        <w:r w:rsidRPr="005C1980" w:rsidDel="00137F9E">
          <w:rPr>
            <w:rFonts w:ascii="Times" w:hAnsi="Times"/>
            <w:rPrChange w:id="384" w:author="Harvey Shyan Yih Tan" w:date="2019-09-26T01:31:00Z">
              <w:rPr>
                <w:rFonts w:ascii="Times" w:hAnsi="Times"/>
              </w:rPr>
            </w:rPrChange>
          </w:rPr>
          <w:delInstrText xml:space="preserve"> HYPERLINK "http://www.hola.hp" </w:delInstrText>
        </w:r>
        <w:r w:rsidRPr="005C1980" w:rsidDel="00137F9E">
          <w:rPr>
            <w:rFonts w:ascii="Times" w:hAnsi="Times"/>
            <w:rPrChange w:id="385"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86" w:author="Harvey Shyan Yih Tan" w:date="2019-09-26T01:31:00Z">
              <w:rPr>
                <w:rStyle w:val="Hyperlink"/>
                <w:rFonts w:ascii="Times" w:hAnsi="Times"/>
                <w:lang w:val="en-US"/>
              </w:rPr>
            </w:rPrChange>
          </w:rPr>
          <w:delText>www.hola.hp</w:delText>
        </w:r>
        <w:r w:rsidRPr="005C1980" w:rsidDel="00137F9E">
          <w:rPr>
            <w:rStyle w:val="Hyperlink"/>
            <w:rFonts w:ascii="Times" w:hAnsi="Times"/>
            <w:lang w:val="en-US"/>
            <w:rPrChange w:id="387"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88" w:author="Harvey Shyan Yih Tan" w:date="2019-09-26T01:31:00Z">
              <w:rPr>
                <w:rStyle w:val="Hyperlink"/>
                <w:rFonts w:ascii="Times" w:hAnsi="Times"/>
                <w:color w:val="538135" w:themeColor="accent6" w:themeShade="BF"/>
                <w:u w:val="none"/>
                <w:lang w:val="en-US"/>
              </w:rPr>
            </w:rPrChange>
          </w:rPr>
          <w:delText xml:space="preserve">Not </w:delText>
        </w:r>
        <w:r w:rsidR="00721877" w:rsidRPr="005C1980" w:rsidDel="00137F9E">
          <w:rPr>
            <w:rStyle w:val="Hyperlink"/>
            <w:rFonts w:ascii="Times" w:hAnsi="Times"/>
            <w:color w:val="538135" w:themeColor="accent6" w:themeShade="BF"/>
            <w:u w:val="none"/>
            <w:lang w:val="en-US"/>
            <w:rPrChange w:id="389" w:author="Harvey Shyan Yih Tan" w:date="2019-09-26T01:31:00Z">
              <w:rPr>
                <w:rStyle w:val="Hyperlink"/>
                <w:rFonts w:ascii="Times" w:hAnsi="Times"/>
                <w:color w:val="538135" w:themeColor="accent6" w:themeShade="BF"/>
                <w:u w:val="none"/>
                <w:lang w:val="en-US"/>
              </w:rPr>
            </w:rPrChange>
          </w:rPr>
          <w:delText>Reachable</w:delText>
        </w:r>
      </w:del>
    </w:p>
    <w:p w14:paraId="67E37F46" w14:textId="0FEAA55C" w:rsidR="001F278A" w:rsidRPr="005C1980" w:rsidDel="00137F9E" w:rsidRDefault="00ED6C66" w:rsidP="00A91B0C">
      <w:pPr>
        <w:pStyle w:val="ListParagraph"/>
        <w:numPr>
          <w:ilvl w:val="0"/>
          <w:numId w:val="3"/>
        </w:numPr>
        <w:rPr>
          <w:del w:id="390" w:author="Harvey Shyan Yih Tan" w:date="2019-09-24T18:25:00Z"/>
          <w:rFonts w:ascii="Times" w:hAnsi="Times"/>
          <w:lang w:val="en-US"/>
          <w:rPrChange w:id="391" w:author="Harvey Shyan Yih Tan" w:date="2019-09-26T01:31:00Z">
            <w:rPr>
              <w:del w:id="392" w:author="Harvey Shyan Yih Tan" w:date="2019-09-24T18:25:00Z"/>
              <w:rFonts w:ascii="Times" w:hAnsi="Times"/>
              <w:lang w:val="en-US"/>
            </w:rPr>
          </w:rPrChange>
        </w:rPr>
        <w:pPrChange w:id="393" w:author="Harvey Shyan Yih Tan" w:date="2019-09-26T17:37:00Z">
          <w:pPr>
            <w:pStyle w:val="ListParagraph"/>
            <w:numPr>
              <w:numId w:val="3"/>
            </w:numPr>
            <w:ind w:hanging="360"/>
          </w:pPr>
        </w:pPrChange>
      </w:pPr>
      <w:del w:id="394" w:author="Harvey Shyan Yih Tan" w:date="2019-09-24T18:25:00Z">
        <w:r w:rsidRPr="00A91B0C" w:rsidDel="00137F9E">
          <w:rPr>
            <w:rFonts w:ascii="Times" w:hAnsi="Times"/>
          </w:rPr>
          <w:fldChar w:fldCharType="begin"/>
        </w:r>
        <w:r w:rsidRPr="005C1980" w:rsidDel="00137F9E">
          <w:rPr>
            <w:rFonts w:ascii="Times" w:hAnsi="Times"/>
            <w:rPrChange w:id="395" w:author="Harvey Shyan Yih Tan" w:date="2019-09-26T01:31:00Z">
              <w:rPr>
                <w:rFonts w:ascii="Times" w:hAnsi="Times"/>
              </w:rPr>
            </w:rPrChange>
          </w:rPr>
          <w:delInstrText xml:space="preserve"> HYPERLINK "http://www.amazon.com" </w:delInstrText>
        </w:r>
        <w:r w:rsidRPr="005C1980" w:rsidDel="00137F9E">
          <w:rPr>
            <w:rFonts w:ascii="Times" w:hAnsi="Times"/>
            <w:rPrChange w:id="396"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397" w:author="Harvey Shyan Yih Tan" w:date="2019-09-26T01:31:00Z">
              <w:rPr>
                <w:rStyle w:val="Hyperlink"/>
                <w:rFonts w:ascii="Times" w:hAnsi="Times"/>
                <w:lang w:val="en-US"/>
              </w:rPr>
            </w:rPrChange>
          </w:rPr>
          <w:delText>www.amazon.com</w:delText>
        </w:r>
        <w:r w:rsidRPr="005C1980" w:rsidDel="00137F9E">
          <w:rPr>
            <w:rStyle w:val="Hyperlink"/>
            <w:rFonts w:ascii="Times" w:hAnsi="Times"/>
            <w:lang w:val="en-US"/>
            <w:rPrChange w:id="398"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399" w:author="Harvey Shyan Yih Tan" w:date="2019-09-26T01:31:00Z">
              <w:rPr>
                <w:rStyle w:val="Hyperlink"/>
                <w:rFonts w:ascii="Times" w:hAnsi="Times"/>
                <w:color w:val="538135" w:themeColor="accent6" w:themeShade="BF"/>
                <w:u w:val="none"/>
                <w:lang w:val="en-US"/>
              </w:rPr>
            </w:rPrChange>
          </w:rPr>
          <w:delText>Reachable</w:delText>
        </w:r>
      </w:del>
    </w:p>
    <w:p w14:paraId="10A0BFEB" w14:textId="2516A52C" w:rsidR="001F278A" w:rsidRPr="005C1980" w:rsidDel="00137F9E" w:rsidRDefault="00ED6C66" w:rsidP="00A91B0C">
      <w:pPr>
        <w:pStyle w:val="ListParagraph"/>
        <w:numPr>
          <w:ilvl w:val="0"/>
          <w:numId w:val="3"/>
        </w:numPr>
        <w:rPr>
          <w:del w:id="400" w:author="Harvey Shyan Yih Tan" w:date="2019-09-24T18:25:00Z"/>
          <w:rFonts w:ascii="Times" w:hAnsi="Times"/>
          <w:lang w:val="en-US"/>
          <w:rPrChange w:id="401" w:author="Harvey Shyan Yih Tan" w:date="2019-09-26T01:31:00Z">
            <w:rPr>
              <w:del w:id="402" w:author="Harvey Shyan Yih Tan" w:date="2019-09-24T18:25:00Z"/>
              <w:rFonts w:ascii="Times" w:hAnsi="Times"/>
              <w:lang w:val="en-US"/>
            </w:rPr>
          </w:rPrChange>
        </w:rPr>
        <w:pPrChange w:id="403" w:author="Harvey Shyan Yih Tan" w:date="2019-09-26T17:37:00Z">
          <w:pPr>
            <w:pStyle w:val="ListParagraph"/>
            <w:numPr>
              <w:numId w:val="3"/>
            </w:numPr>
            <w:ind w:hanging="360"/>
          </w:pPr>
        </w:pPrChange>
      </w:pPr>
      <w:del w:id="404" w:author="Harvey Shyan Yih Tan" w:date="2019-09-24T18:25:00Z">
        <w:r w:rsidRPr="00A91B0C" w:rsidDel="00137F9E">
          <w:rPr>
            <w:rFonts w:ascii="Times" w:hAnsi="Times"/>
          </w:rPr>
          <w:fldChar w:fldCharType="begin"/>
        </w:r>
        <w:r w:rsidRPr="005C1980" w:rsidDel="00137F9E">
          <w:rPr>
            <w:rFonts w:ascii="Times" w:hAnsi="Times"/>
            <w:rPrChange w:id="405" w:author="Harvey Shyan Yih Tan" w:date="2019-09-26T01:31:00Z">
              <w:rPr>
                <w:rFonts w:ascii="Times" w:hAnsi="Times"/>
              </w:rPr>
            </w:rPrChange>
          </w:rPr>
          <w:delInstrText xml:space="preserve"> HYPERLINK "http://www.tsinghua.edu.cn" </w:delInstrText>
        </w:r>
        <w:r w:rsidRPr="005C1980" w:rsidDel="00137F9E">
          <w:rPr>
            <w:rFonts w:ascii="Times" w:hAnsi="Times"/>
            <w:rPrChange w:id="406"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407" w:author="Harvey Shyan Yih Tan" w:date="2019-09-26T01:31:00Z">
              <w:rPr>
                <w:rStyle w:val="Hyperlink"/>
                <w:rFonts w:ascii="Times" w:hAnsi="Times"/>
                <w:lang w:val="en-US"/>
              </w:rPr>
            </w:rPrChange>
          </w:rPr>
          <w:delText>www.tsinghua.edu.cn</w:delText>
        </w:r>
        <w:r w:rsidRPr="005C1980" w:rsidDel="00137F9E">
          <w:rPr>
            <w:rStyle w:val="Hyperlink"/>
            <w:rFonts w:ascii="Times" w:hAnsi="Times"/>
            <w:lang w:val="en-US"/>
            <w:rPrChange w:id="408"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409" w:author="Harvey Shyan Yih Tan" w:date="2019-09-26T01:31:00Z">
              <w:rPr>
                <w:rStyle w:val="Hyperlink"/>
                <w:rFonts w:ascii="Times" w:hAnsi="Times"/>
                <w:color w:val="538135" w:themeColor="accent6" w:themeShade="BF"/>
                <w:u w:val="none"/>
                <w:lang w:val="en-US"/>
              </w:rPr>
            </w:rPrChange>
          </w:rPr>
          <w:delText>Reachable</w:delText>
        </w:r>
      </w:del>
    </w:p>
    <w:p w14:paraId="046CB1A7" w14:textId="4A13117B" w:rsidR="001F278A" w:rsidRPr="005C1980" w:rsidDel="00137F9E" w:rsidRDefault="00ED6C66" w:rsidP="00A91B0C">
      <w:pPr>
        <w:pStyle w:val="ListParagraph"/>
        <w:numPr>
          <w:ilvl w:val="0"/>
          <w:numId w:val="3"/>
        </w:numPr>
        <w:rPr>
          <w:del w:id="410" w:author="Harvey Shyan Yih Tan" w:date="2019-09-24T18:25:00Z"/>
          <w:rFonts w:ascii="Times" w:hAnsi="Times"/>
          <w:lang w:val="en-US"/>
          <w:rPrChange w:id="411" w:author="Harvey Shyan Yih Tan" w:date="2019-09-26T01:31:00Z">
            <w:rPr>
              <w:del w:id="412" w:author="Harvey Shyan Yih Tan" w:date="2019-09-24T18:25:00Z"/>
              <w:rFonts w:ascii="Times" w:hAnsi="Times"/>
              <w:lang w:val="en-US"/>
            </w:rPr>
          </w:rPrChange>
        </w:rPr>
        <w:pPrChange w:id="413" w:author="Harvey Shyan Yih Tan" w:date="2019-09-26T17:37:00Z">
          <w:pPr>
            <w:pStyle w:val="ListParagraph"/>
            <w:numPr>
              <w:numId w:val="3"/>
            </w:numPr>
            <w:ind w:hanging="360"/>
          </w:pPr>
        </w:pPrChange>
      </w:pPr>
      <w:del w:id="414" w:author="Harvey Shyan Yih Tan" w:date="2019-09-24T18:25:00Z">
        <w:r w:rsidRPr="00A91B0C" w:rsidDel="00137F9E">
          <w:rPr>
            <w:rFonts w:ascii="Times" w:hAnsi="Times"/>
          </w:rPr>
          <w:fldChar w:fldCharType="begin"/>
        </w:r>
        <w:r w:rsidRPr="005C1980" w:rsidDel="00137F9E">
          <w:rPr>
            <w:rFonts w:ascii="Times" w:hAnsi="Times"/>
            <w:rPrChange w:id="415" w:author="Harvey Shyan Yih Tan" w:date="2019-09-26T01:31:00Z">
              <w:rPr>
                <w:rFonts w:ascii="Times" w:hAnsi="Times"/>
              </w:rPr>
            </w:rPrChange>
          </w:rPr>
          <w:delInstrText xml:space="preserve"> HYPERLINK "http:</w:delInstrText>
        </w:r>
        <w:r w:rsidRPr="005C1980" w:rsidDel="00137F9E">
          <w:rPr>
            <w:rFonts w:ascii="Times" w:hAnsi="Times"/>
            <w:rPrChange w:id="416" w:author="Harvey Shyan Yih Tan" w:date="2019-09-26T01:31:00Z">
              <w:rPr>
                <w:rFonts w:ascii="Times" w:hAnsi="Times"/>
              </w:rPr>
            </w:rPrChange>
          </w:rPr>
          <w:delInstrText xml:space="preserve">//www.kremlin.ru" </w:delInstrText>
        </w:r>
        <w:r w:rsidRPr="005C1980" w:rsidDel="00137F9E">
          <w:rPr>
            <w:rFonts w:ascii="Times" w:hAnsi="Times"/>
            <w:rPrChange w:id="417" w:author="Harvey Shyan Yih Tan" w:date="2019-09-26T01:31:00Z">
              <w:rPr>
                <w:rFonts w:ascii="Times" w:hAnsi="Times"/>
              </w:rPr>
            </w:rPrChange>
          </w:rPr>
          <w:fldChar w:fldCharType="separate"/>
        </w:r>
        <w:r w:rsidR="001F278A" w:rsidRPr="005C1980" w:rsidDel="00137F9E">
          <w:rPr>
            <w:rStyle w:val="Hyperlink"/>
            <w:rFonts w:ascii="Times" w:hAnsi="Times"/>
            <w:lang w:val="en-US"/>
            <w:rPrChange w:id="418" w:author="Harvey Shyan Yih Tan" w:date="2019-09-26T01:31:00Z">
              <w:rPr>
                <w:rStyle w:val="Hyperlink"/>
                <w:rFonts w:ascii="Times" w:hAnsi="Times"/>
                <w:lang w:val="en-US"/>
              </w:rPr>
            </w:rPrChange>
          </w:rPr>
          <w:delText>www.kremlin.ru</w:delText>
        </w:r>
        <w:r w:rsidRPr="005C1980" w:rsidDel="00137F9E">
          <w:rPr>
            <w:rStyle w:val="Hyperlink"/>
            <w:rFonts w:ascii="Times" w:hAnsi="Times"/>
            <w:lang w:val="en-US"/>
            <w:rPrChange w:id="419" w:author="Harvey Shyan Yih Tan" w:date="2019-09-26T01:31:00Z">
              <w:rPr>
                <w:rStyle w:val="Hyperlink"/>
                <w:rFonts w:ascii="Times" w:hAnsi="Times"/>
                <w:lang w:val="en-US"/>
              </w:rPr>
            </w:rPrChange>
          </w:rPr>
          <w:fldChar w:fldCharType="end"/>
        </w:r>
        <w:r w:rsidR="00721877" w:rsidRPr="00A91B0C" w:rsidDel="00137F9E">
          <w:rPr>
            <w:rStyle w:val="Hyperlink"/>
            <w:rFonts w:ascii="Times" w:hAnsi="Times"/>
            <w:lang w:val="en-US"/>
          </w:rPr>
          <w:delText xml:space="preserve"> </w:delText>
        </w:r>
        <w:r w:rsidR="00721877" w:rsidRPr="00A91B0C" w:rsidDel="00137F9E">
          <w:rPr>
            <w:rStyle w:val="Hyperlink"/>
            <w:rFonts w:ascii="Times" w:hAnsi="Times"/>
            <w:color w:val="538135" w:themeColor="accent6" w:themeShade="BF"/>
            <w:u w:val="none"/>
            <w:lang w:val="en-US"/>
          </w:rPr>
          <w:sym w:font="Wingdings" w:char="F0E0"/>
        </w:r>
        <w:r w:rsidR="00721877" w:rsidRPr="00A91B0C" w:rsidDel="00137F9E">
          <w:rPr>
            <w:rStyle w:val="Hyperlink"/>
            <w:rFonts w:ascii="Times" w:hAnsi="Times"/>
            <w:color w:val="538135" w:themeColor="accent6" w:themeShade="BF"/>
            <w:u w:val="none"/>
            <w:lang w:val="en-US"/>
          </w:rPr>
          <w:delText xml:space="preserve"> </w:delText>
        </w:r>
        <w:r w:rsidR="00721877" w:rsidRPr="005C1980" w:rsidDel="00137F9E">
          <w:rPr>
            <w:rStyle w:val="Hyperlink"/>
            <w:rFonts w:ascii="Times" w:hAnsi="Times"/>
            <w:color w:val="538135" w:themeColor="accent6" w:themeShade="BF"/>
            <w:u w:val="none"/>
            <w:lang w:val="en-US"/>
            <w:rPrChange w:id="420" w:author="Harvey Shyan Yih Tan" w:date="2019-09-26T01:31:00Z">
              <w:rPr>
                <w:rStyle w:val="Hyperlink"/>
                <w:rFonts w:ascii="Times" w:hAnsi="Times"/>
                <w:color w:val="538135" w:themeColor="accent6" w:themeShade="BF"/>
                <w:u w:val="none"/>
                <w:lang w:val="en-US"/>
              </w:rPr>
            </w:rPrChange>
          </w:rPr>
          <w:delText xml:space="preserve">Not </w:delText>
        </w:r>
        <w:r w:rsidR="00721877" w:rsidRPr="005C1980" w:rsidDel="00137F9E">
          <w:rPr>
            <w:rStyle w:val="Hyperlink"/>
            <w:rFonts w:ascii="Times" w:hAnsi="Times"/>
            <w:color w:val="538135" w:themeColor="accent6" w:themeShade="BF"/>
            <w:u w:val="none"/>
            <w:lang w:val="en-US"/>
            <w:rPrChange w:id="421" w:author="Harvey Shyan Yih Tan" w:date="2019-09-26T01:31:00Z">
              <w:rPr>
                <w:rStyle w:val="Hyperlink"/>
                <w:rFonts w:ascii="Times" w:hAnsi="Times"/>
                <w:color w:val="538135" w:themeColor="accent6" w:themeShade="BF"/>
                <w:u w:val="none"/>
                <w:lang w:val="en-US"/>
              </w:rPr>
            </w:rPrChange>
          </w:rPr>
          <w:delText>Reachable</w:delText>
        </w:r>
      </w:del>
    </w:p>
    <w:p w14:paraId="244EB04D" w14:textId="79784314" w:rsidR="001F278A" w:rsidRPr="005C1980" w:rsidDel="00137F9E" w:rsidRDefault="001F278A" w:rsidP="00A91B0C">
      <w:pPr>
        <w:pStyle w:val="ListParagraph"/>
        <w:numPr>
          <w:ilvl w:val="0"/>
          <w:numId w:val="3"/>
        </w:numPr>
        <w:rPr>
          <w:moveFrom w:id="422" w:author="Harvey Shyan Yih Tan" w:date="2019-09-24T18:25:00Z"/>
          <w:rFonts w:ascii="Times" w:hAnsi="Times"/>
          <w:lang w:val="en-US"/>
          <w:rPrChange w:id="423" w:author="Harvey Shyan Yih Tan" w:date="2019-09-26T01:31:00Z">
            <w:rPr>
              <w:moveFrom w:id="424" w:author="Harvey Shyan Yih Tan" w:date="2019-09-24T18:25:00Z"/>
              <w:rFonts w:ascii="Times" w:hAnsi="Times"/>
              <w:lang w:val="en-US"/>
            </w:rPr>
          </w:rPrChange>
        </w:rPr>
        <w:pPrChange w:id="425" w:author="Harvey Shyan Yih Tan" w:date="2019-09-26T17:37:00Z">
          <w:pPr>
            <w:pStyle w:val="ListParagraph"/>
            <w:numPr>
              <w:numId w:val="3"/>
            </w:numPr>
            <w:ind w:hanging="360"/>
          </w:pPr>
        </w:pPrChange>
      </w:pPr>
      <w:moveFromRangeStart w:id="426" w:author="Harvey Shyan Yih Tan" w:date="2019-09-24T18:25:00Z" w:name="move20241919"/>
      <w:moveFrom w:id="427" w:author="Harvey Shyan Yih Tan" w:date="2019-09-24T18:25:00Z">
        <w:r w:rsidRPr="005C1980" w:rsidDel="00137F9E">
          <w:rPr>
            <w:rFonts w:ascii="Times" w:hAnsi="Times"/>
            <w:lang w:val="en-US"/>
            <w:rPrChange w:id="428" w:author="Harvey Shyan Yih Tan" w:date="2019-09-26T01:31:00Z">
              <w:rPr>
                <w:rFonts w:ascii="Times" w:hAnsi="Times"/>
                <w:lang w:val="en-US"/>
              </w:rPr>
            </w:rPrChange>
          </w:rPr>
          <w:t>8.8.8.8</w:t>
        </w:r>
      </w:moveFrom>
    </w:p>
    <w:moveFromRangeEnd w:id="426"/>
    <w:p w14:paraId="47133668" w14:textId="1F48EA70" w:rsidR="00F939FA" w:rsidRPr="005C1980" w:rsidRDefault="00F939FA" w:rsidP="00A91B0C">
      <w:pPr>
        <w:rPr>
          <w:rFonts w:ascii="Times" w:hAnsi="Times"/>
          <w:lang w:val="en-US"/>
          <w:rPrChange w:id="429" w:author="Harvey Shyan Yih Tan" w:date="2019-09-26T01:31:00Z">
            <w:rPr>
              <w:rFonts w:ascii="Times" w:hAnsi="Times"/>
              <w:lang w:val="en-US"/>
            </w:rPr>
          </w:rPrChange>
        </w:rPr>
        <w:pPrChange w:id="430" w:author="Harvey Shyan Yih Tan" w:date="2019-09-26T17:37:00Z">
          <w:pPr/>
        </w:pPrChange>
      </w:pPr>
      <w:r w:rsidRPr="005C1980">
        <w:rPr>
          <w:rFonts w:ascii="Times" w:hAnsi="Times"/>
          <w:i/>
          <w:iCs/>
          <w:lang w:val="en-US"/>
          <w:rPrChange w:id="431" w:author="Harvey Shyan Yih Tan" w:date="2019-09-26T01:31:00Z">
            <w:rPr>
              <w:rFonts w:ascii="Times" w:hAnsi="Times"/>
              <w:i/>
              <w:iCs/>
              <w:lang w:val="en-US"/>
            </w:rPr>
          </w:rPrChange>
        </w:rPr>
        <w:t>If you observe that some hosts are not reachable, then can you explain why? Check if the addresses unreachable by the ping command are reachable from the web browser.</w:t>
      </w:r>
    </w:p>
    <w:p w14:paraId="4B567D1D" w14:textId="500AA4BD" w:rsidR="00F939FA" w:rsidRPr="005C1980" w:rsidRDefault="00F939FA" w:rsidP="00A91B0C">
      <w:pPr>
        <w:rPr>
          <w:rFonts w:ascii="Times" w:hAnsi="Times"/>
          <w:lang w:val="en-US"/>
          <w:rPrChange w:id="432" w:author="Harvey Shyan Yih Tan" w:date="2019-09-26T01:31:00Z">
            <w:rPr>
              <w:rFonts w:ascii="Times" w:hAnsi="Times"/>
              <w:lang w:val="en-US"/>
            </w:rPr>
          </w:rPrChange>
        </w:rPr>
        <w:pPrChange w:id="433" w:author="Harvey Shyan Yih Tan" w:date="2019-09-26T17:37:00Z">
          <w:pPr/>
        </w:pPrChange>
      </w:pPr>
    </w:p>
    <w:p w14:paraId="435ED362" w14:textId="6C2D4347" w:rsidR="00F939FA" w:rsidRPr="005C1980" w:rsidRDefault="00F939FA" w:rsidP="00A91B0C">
      <w:pPr>
        <w:rPr>
          <w:rFonts w:ascii="Times" w:hAnsi="Times"/>
          <w:lang w:val="en-US"/>
          <w:rPrChange w:id="434" w:author="Harvey Shyan Yih Tan" w:date="2019-09-26T01:31:00Z">
            <w:rPr>
              <w:rFonts w:ascii="Times" w:hAnsi="Times"/>
              <w:lang w:val="en-US"/>
            </w:rPr>
          </w:rPrChange>
        </w:rPr>
        <w:pPrChange w:id="435" w:author="Harvey Shyan Yih Tan" w:date="2019-09-26T17:37:00Z">
          <w:pPr/>
        </w:pPrChange>
      </w:pPr>
      <w:r w:rsidRPr="005C1980">
        <w:rPr>
          <w:rFonts w:ascii="Times" w:hAnsi="Times"/>
          <w:lang w:val="en-US"/>
          <w:rPrChange w:id="436" w:author="Harvey Shyan Yih Tan" w:date="2019-09-26T01:31:00Z">
            <w:rPr>
              <w:rFonts w:ascii="Times" w:hAnsi="Times"/>
              <w:lang w:val="en-US"/>
            </w:rPr>
          </w:rPrChange>
        </w:rPr>
        <w:t>Exercise 3: Use traceroute to understand network topology</w:t>
      </w:r>
    </w:p>
    <w:p w14:paraId="275B82E6" w14:textId="4FEDD9FE" w:rsidR="00F939FA" w:rsidRPr="005C1980" w:rsidRDefault="00F939FA" w:rsidP="00A91B0C">
      <w:pPr>
        <w:rPr>
          <w:rFonts w:ascii="Times" w:hAnsi="Times"/>
          <w:lang w:val="en-US"/>
          <w:rPrChange w:id="437" w:author="Harvey Shyan Yih Tan" w:date="2019-09-26T01:31:00Z">
            <w:rPr>
              <w:rFonts w:ascii="Times" w:hAnsi="Times"/>
              <w:lang w:val="en-US"/>
            </w:rPr>
          </w:rPrChange>
        </w:rPr>
        <w:pPrChange w:id="438" w:author="Harvey Shyan Yih Tan" w:date="2019-09-26T17:37:00Z">
          <w:pPr/>
        </w:pPrChange>
      </w:pPr>
      <w:r w:rsidRPr="005C1980">
        <w:rPr>
          <w:rFonts w:ascii="Times" w:hAnsi="Times"/>
          <w:i/>
          <w:iCs/>
          <w:lang w:val="en-US"/>
          <w:rPrChange w:id="439" w:author="Harvey Shyan Yih Tan" w:date="2019-09-26T01:31:00Z">
            <w:rPr>
              <w:rFonts w:ascii="Times" w:hAnsi="Times"/>
              <w:i/>
              <w:iCs/>
              <w:lang w:val="en-US"/>
            </w:rPr>
          </w:rPrChange>
        </w:rPr>
        <w:t>*Include all traceroute outputs in your report.</w:t>
      </w:r>
    </w:p>
    <w:p w14:paraId="72D0C601" w14:textId="3D345A5F" w:rsidR="00F939FA" w:rsidRPr="005C1980" w:rsidRDefault="00F939FA" w:rsidP="00A91B0C">
      <w:pPr>
        <w:pStyle w:val="ListParagraph"/>
        <w:numPr>
          <w:ilvl w:val="0"/>
          <w:numId w:val="4"/>
        </w:numPr>
        <w:rPr>
          <w:ins w:id="440" w:author="Harvey Shyan Yih Tan" w:date="2019-09-24T19:00:00Z"/>
          <w:rFonts w:ascii="Times" w:hAnsi="Times"/>
          <w:lang w:val="en-US"/>
          <w:rPrChange w:id="441" w:author="Harvey Shyan Yih Tan" w:date="2019-09-26T01:31:00Z">
            <w:rPr>
              <w:ins w:id="442" w:author="Harvey Shyan Yih Tan" w:date="2019-09-24T19:00:00Z"/>
              <w:rFonts w:ascii="Times" w:hAnsi="Times"/>
              <w:i/>
              <w:iCs/>
              <w:lang w:val="en-US"/>
            </w:rPr>
          </w:rPrChange>
        </w:rPr>
        <w:pPrChange w:id="443" w:author="Harvey Shyan Yih Tan" w:date="2019-09-26T17:37:00Z">
          <w:pPr>
            <w:pStyle w:val="ListParagraph"/>
            <w:numPr>
              <w:numId w:val="4"/>
            </w:numPr>
            <w:ind w:hanging="360"/>
          </w:pPr>
        </w:pPrChange>
      </w:pPr>
      <w:r w:rsidRPr="005C1980">
        <w:rPr>
          <w:rFonts w:ascii="Times" w:hAnsi="Times"/>
          <w:lang w:val="en-US"/>
          <w:rPrChange w:id="444" w:author="Harvey Shyan Yih Tan" w:date="2019-09-26T01:31:00Z">
            <w:rPr>
              <w:rFonts w:ascii="Times" w:hAnsi="Times"/>
              <w:lang w:val="en-US"/>
            </w:rPr>
          </w:rPrChange>
        </w:rPr>
        <w:t xml:space="preserve">Run traceroute on your machine to </w:t>
      </w:r>
      <w:r w:rsidR="00ED6C66" w:rsidRPr="00A91B0C">
        <w:rPr>
          <w:rFonts w:ascii="Times" w:hAnsi="Times"/>
        </w:rPr>
        <w:fldChar w:fldCharType="begin"/>
      </w:r>
      <w:r w:rsidR="00ED6C66" w:rsidRPr="005C1980">
        <w:rPr>
          <w:rFonts w:ascii="Times" w:hAnsi="Times"/>
          <w:rPrChange w:id="445" w:author="Harvey Shyan Yih Tan" w:date="2019-09-26T01:31:00Z">
            <w:rPr>
              <w:rFonts w:ascii="Times" w:hAnsi="Times"/>
            </w:rPr>
          </w:rPrChange>
        </w:rPr>
        <w:instrText xml:space="preserve"> HYPERLINK "http://www.columbia.edu" </w:instrText>
      </w:r>
      <w:r w:rsidR="00ED6C66" w:rsidRPr="005C1980">
        <w:rPr>
          <w:rFonts w:ascii="Times" w:hAnsi="Times"/>
          <w:rPrChange w:id="446" w:author="Harvey Shyan Yih Tan" w:date="2019-09-26T01:31:00Z">
            <w:rPr>
              <w:rFonts w:ascii="Times" w:hAnsi="Times"/>
            </w:rPr>
          </w:rPrChange>
        </w:rPr>
        <w:fldChar w:fldCharType="separate"/>
      </w:r>
      <w:r w:rsidRPr="005C1980">
        <w:rPr>
          <w:rStyle w:val="Hyperlink"/>
          <w:rFonts w:ascii="Times" w:hAnsi="Times"/>
          <w:lang w:val="en-US"/>
          <w:rPrChange w:id="447" w:author="Harvey Shyan Yih Tan" w:date="2019-09-26T01:31:00Z">
            <w:rPr>
              <w:rStyle w:val="Hyperlink"/>
              <w:rFonts w:ascii="Times" w:hAnsi="Times"/>
              <w:lang w:val="en-US"/>
            </w:rPr>
          </w:rPrChange>
        </w:rPr>
        <w:t>www.columbia.edu</w:t>
      </w:r>
      <w:r w:rsidR="00ED6C66" w:rsidRPr="005C1980">
        <w:rPr>
          <w:rStyle w:val="Hyperlink"/>
          <w:rFonts w:ascii="Times" w:hAnsi="Times"/>
          <w:lang w:val="en-US"/>
          <w:rPrChange w:id="448" w:author="Harvey Shyan Yih Tan" w:date="2019-09-26T01:31:00Z">
            <w:rPr>
              <w:rStyle w:val="Hyperlink"/>
              <w:rFonts w:ascii="Times" w:hAnsi="Times"/>
              <w:lang w:val="en-US"/>
            </w:rPr>
          </w:rPrChange>
        </w:rPr>
        <w:fldChar w:fldCharType="end"/>
      </w:r>
      <w:r w:rsidRPr="00A91B0C">
        <w:rPr>
          <w:rFonts w:ascii="Times" w:hAnsi="Times"/>
          <w:lang w:val="en-US"/>
        </w:rPr>
        <w:t xml:space="preserve">. How many routers are there between your workstation and </w:t>
      </w:r>
      <w:r w:rsidR="00ED6C66" w:rsidRPr="00A91B0C">
        <w:rPr>
          <w:rFonts w:ascii="Times" w:hAnsi="Times"/>
        </w:rPr>
        <w:fldChar w:fldCharType="begin"/>
      </w:r>
      <w:r w:rsidR="00ED6C66" w:rsidRPr="005C1980">
        <w:rPr>
          <w:rFonts w:ascii="Times" w:hAnsi="Times"/>
          <w:rPrChange w:id="449" w:author="Harvey Shyan Yih Tan" w:date="2019-09-26T01:31:00Z">
            <w:rPr>
              <w:rFonts w:ascii="Times" w:hAnsi="Times"/>
            </w:rPr>
          </w:rPrChange>
        </w:rPr>
        <w:instrText xml:space="preserve"> HYPERLINK "http://www.columbia.edu" </w:instrText>
      </w:r>
      <w:r w:rsidR="00ED6C66" w:rsidRPr="005C1980">
        <w:rPr>
          <w:rFonts w:ascii="Times" w:hAnsi="Times"/>
          <w:rPrChange w:id="450" w:author="Harvey Shyan Yih Tan" w:date="2019-09-26T01:31:00Z">
            <w:rPr>
              <w:rFonts w:ascii="Times" w:hAnsi="Times"/>
            </w:rPr>
          </w:rPrChange>
        </w:rPr>
        <w:fldChar w:fldCharType="separate"/>
      </w:r>
      <w:r w:rsidRPr="005C1980">
        <w:rPr>
          <w:rStyle w:val="Hyperlink"/>
          <w:rFonts w:ascii="Times" w:hAnsi="Times"/>
          <w:lang w:val="en-US"/>
          <w:rPrChange w:id="451" w:author="Harvey Shyan Yih Tan" w:date="2019-09-26T01:31:00Z">
            <w:rPr>
              <w:rStyle w:val="Hyperlink"/>
              <w:rFonts w:ascii="Times" w:hAnsi="Times"/>
              <w:lang w:val="en-US"/>
            </w:rPr>
          </w:rPrChange>
        </w:rPr>
        <w:t>www.columbia.edu</w:t>
      </w:r>
      <w:r w:rsidR="00ED6C66" w:rsidRPr="005C1980">
        <w:rPr>
          <w:rStyle w:val="Hyperlink"/>
          <w:rFonts w:ascii="Times" w:hAnsi="Times"/>
          <w:lang w:val="en-US"/>
          <w:rPrChange w:id="452" w:author="Harvey Shyan Yih Tan" w:date="2019-09-26T01:31:00Z">
            <w:rPr>
              <w:rStyle w:val="Hyperlink"/>
              <w:rFonts w:ascii="Times" w:hAnsi="Times"/>
              <w:lang w:val="en-US"/>
            </w:rPr>
          </w:rPrChange>
        </w:rPr>
        <w:fldChar w:fldCharType="end"/>
      </w:r>
      <w:r w:rsidRPr="00A91B0C">
        <w:rPr>
          <w:rFonts w:ascii="Times" w:hAnsi="Times"/>
          <w:lang w:val="en-US"/>
        </w:rPr>
        <w:t xml:space="preserve">? How many routers along the path are part of the UNSW network? Between which two routers do packets cross the </w:t>
      </w:r>
      <w:proofErr w:type="gramStart"/>
      <w:r w:rsidRPr="00A91B0C">
        <w:rPr>
          <w:rFonts w:ascii="Times" w:hAnsi="Times"/>
          <w:lang w:val="en-US"/>
        </w:rPr>
        <w:t>pacific ocean</w:t>
      </w:r>
      <w:proofErr w:type="gramEnd"/>
      <w:r w:rsidRPr="00A91B0C">
        <w:rPr>
          <w:rFonts w:ascii="Times" w:hAnsi="Times"/>
          <w:lang w:val="en-US"/>
        </w:rPr>
        <w:t xml:space="preserve">? </w:t>
      </w:r>
      <w:r w:rsidRPr="005C1980">
        <w:rPr>
          <w:rFonts w:ascii="Times" w:hAnsi="Times"/>
          <w:i/>
          <w:iCs/>
          <w:lang w:val="en-US"/>
          <w:rPrChange w:id="453" w:author="Harvey Shyan Yih Tan" w:date="2019-09-26T01:31:00Z">
            <w:rPr>
              <w:rFonts w:ascii="Times" w:hAnsi="Times"/>
              <w:i/>
              <w:iCs/>
              <w:lang w:val="en-US"/>
            </w:rPr>
          </w:rPrChange>
        </w:rPr>
        <w:t xml:space="preserve">Hint: </w:t>
      </w:r>
      <w:r w:rsidR="00DD6D32" w:rsidRPr="005C1980">
        <w:rPr>
          <w:rFonts w:ascii="Times" w:hAnsi="Times"/>
          <w:i/>
          <w:iCs/>
          <w:lang w:val="en-US"/>
          <w:rPrChange w:id="454" w:author="Harvey Shyan Yih Tan" w:date="2019-09-26T01:31:00Z">
            <w:rPr>
              <w:rFonts w:ascii="Times" w:hAnsi="Times"/>
              <w:i/>
              <w:iCs/>
              <w:lang w:val="en-US"/>
            </w:rPr>
          </w:rPrChange>
        </w:rPr>
        <w:t xml:space="preserve">compare the </w:t>
      </w:r>
      <w:proofErr w:type="gramStart"/>
      <w:r w:rsidR="00DD6D32" w:rsidRPr="005C1980">
        <w:rPr>
          <w:rFonts w:ascii="Times" w:hAnsi="Times"/>
          <w:i/>
          <w:iCs/>
          <w:lang w:val="en-US"/>
          <w:rPrChange w:id="455" w:author="Harvey Shyan Yih Tan" w:date="2019-09-26T01:31:00Z">
            <w:rPr>
              <w:rFonts w:ascii="Times" w:hAnsi="Times"/>
              <w:i/>
              <w:iCs/>
              <w:lang w:val="en-US"/>
            </w:rPr>
          </w:rPrChange>
        </w:rPr>
        <w:t>round trip</w:t>
      </w:r>
      <w:proofErr w:type="gramEnd"/>
      <w:r w:rsidR="00DD6D32" w:rsidRPr="005C1980">
        <w:rPr>
          <w:rFonts w:ascii="Times" w:hAnsi="Times"/>
          <w:i/>
          <w:iCs/>
          <w:lang w:val="en-US"/>
          <w:rPrChange w:id="456" w:author="Harvey Shyan Yih Tan" w:date="2019-09-26T01:31:00Z">
            <w:rPr>
              <w:rFonts w:ascii="Times" w:hAnsi="Times"/>
              <w:i/>
              <w:iCs/>
              <w:lang w:val="en-US"/>
            </w:rPr>
          </w:rPrChange>
        </w:rPr>
        <w:t xml:space="preserve"> times from your machine to the routers using ping.</w:t>
      </w:r>
    </w:p>
    <w:p w14:paraId="527D24FB" w14:textId="4B154ABE" w:rsidR="00DF4085" w:rsidRPr="005C1980" w:rsidRDefault="00DF4085" w:rsidP="00A91B0C">
      <w:pPr>
        <w:pStyle w:val="ListParagraph"/>
        <w:rPr>
          <w:ins w:id="457" w:author="Harvey Shyan Yih Tan" w:date="2019-09-24T19:01:00Z"/>
          <w:rFonts w:ascii="Times" w:hAnsi="Times"/>
          <w:color w:val="538135" w:themeColor="accent6" w:themeShade="BF"/>
          <w:lang w:val="en-US"/>
          <w:rPrChange w:id="458" w:author="Harvey Shyan Yih Tan" w:date="2019-09-26T01:31:00Z">
            <w:rPr>
              <w:ins w:id="459" w:author="Harvey Shyan Yih Tan" w:date="2019-09-24T19:01:00Z"/>
              <w:lang w:val="en-US"/>
            </w:rPr>
          </w:rPrChange>
        </w:rPr>
        <w:pPrChange w:id="460" w:author="Harvey Shyan Yih Tan" w:date="2019-09-26T17:37:00Z">
          <w:pPr>
            <w:pStyle w:val="ListParagraph"/>
            <w:numPr>
              <w:numId w:val="4"/>
            </w:numPr>
            <w:ind w:hanging="360"/>
          </w:pPr>
        </w:pPrChange>
      </w:pPr>
      <w:ins w:id="461" w:author="Harvey Shyan Yih Tan" w:date="2019-09-24T19:01:00Z">
        <w:r w:rsidRPr="005C1980">
          <w:rPr>
            <w:rFonts w:ascii="Times" w:hAnsi="Times"/>
            <w:color w:val="538135" w:themeColor="accent6" w:themeShade="BF"/>
            <w:lang w:val="en-US"/>
            <w:rPrChange w:id="462" w:author="Harvey Shyan Yih Tan" w:date="2019-09-26T01:31:00Z">
              <w:rPr>
                <w:lang w:val="en-US"/>
              </w:rPr>
            </w:rPrChange>
          </w:rPr>
          <w:t>There are 23 routers</w:t>
        </w:r>
      </w:ins>
      <w:ins w:id="463" w:author="Harvey Shyan Yih Tan" w:date="2019-09-24T19:15:00Z">
        <w:r w:rsidR="006E3CF0" w:rsidRPr="005C1980">
          <w:rPr>
            <w:rFonts w:ascii="Times" w:hAnsi="Times"/>
            <w:color w:val="538135" w:themeColor="accent6" w:themeShade="BF"/>
            <w:lang w:val="en-US"/>
            <w:rPrChange w:id="464" w:author="Harvey Shyan Yih Tan" w:date="2019-09-26T01:31:00Z">
              <w:rPr>
                <w:rFonts w:ascii="Times" w:hAnsi="Times"/>
                <w:lang w:val="en-US"/>
              </w:rPr>
            </w:rPrChange>
          </w:rPr>
          <w:t xml:space="preserve">, </w:t>
        </w:r>
        <w:r w:rsidR="00D96B0B" w:rsidRPr="005C1980">
          <w:rPr>
            <w:rFonts w:ascii="Times" w:hAnsi="Times"/>
            <w:color w:val="538135" w:themeColor="accent6" w:themeShade="BF"/>
            <w:lang w:val="en-US"/>
            <w:rPrChange w:id="465" w:author="Harvey Shyan Yih Tan" w:date="2019-09-26T01:31:00Z">
              <w:rPr>
                <w:rFonts w:ascii="Times" w:hAnsi="Times"/>
                <w:lang w:val="en-US"/>
              </w:rPr>
            </w:rPrChange>
          </w:rPr>
          <w:t xml:space="preserve">there are 4 routers part of UNSW, </w:t>
        </w:r>
      </w:ins>
      <w:ins w:id="466" w:author="Harvey Shyan Yih Tan" w:date="2019-09-24T19:19:00Z">
        <w:r w:rsidR="00D96B0B" w:rsidRPr="005C1980">
          <w:rPr>
            <w:rFonts w:ascii="Times" w:hAnsi="Times"/>
            <w:color w:val="538135" w:themeColor="accent6" w:themeShade="BF"/>
            <w:lang w:val="en-US"/>
            <w:rPrChange w:id="467" w:author="Harvey Shyan Yih Tan" w:date="2019-09-26T01:31:00Z">
              <w:rPr>
                <w:rFonts w:ascii="Times" w:hAnsi="Times"/>
                <w:lang w:val="en-US"/>
              </w:rPr>
            </w:rPrChange>
          </w:rPr>
          <w:t xml:space="preserve">between </w:t>
        </w:r>
      </w:ins>
      <w:ins w:id="468" w:author="Harvey Shyan Yih Tan" w:date="2019-09-24T19:20:00Z">
        <w:r w:rsidR="00D96B0B" w:rsidRPr="005C1980">
          <w:rPr>
            <w:rFonts w:ascii="Times" w:hAnsi="Times"/>
            <w:color w:val="538135" w:themeColor="accent6" w:themeShade="BF"/>
            <w:lang w:val="en-US"/>
            <w:rPrChange w:id="469" w:author="Harvey Shyan Yih Tan" w:date="2019-09-26T01:31:00Z">
              <w:rPr>
                <w:rFonts w:ascii="Times" w:hAnsi="Times"/>
                <w:lang w:val="en-US"/>
              </w:rPr>
            </w:rPrChange>
          </w:rPr>
          <w:t>the 9</w:t>
        </w:r>
        <w:r w:rsidR="00D96B0B" w:rsidRPr="005C1980">
          <w:rPr>
            <w:rFonts w:ascii="Times" w:hAnsi="Times"/>
            <w:color w:val="538135" w:themeColor="accent6" w:themeShade="BF"/>
            <w:vertAlign w:val="superscript"/>
            <w:lang w:val="en-US"/>
            <w:rPrChange w:id="470" w:author="Harvey Shyan Yih Tan" w:date="2019-09-26T01:31:00Z">
              <w:rPr>
                <w:rFonts w:ascii="Times" w:hAnsi="Times"/>
                <w:lang w:val="en-US"/>
              </w:rPr>
            </w:rPrChange>
          </w:rPr>
          <w:t>th</w:t>
        </w:r>
        <w:r w:rsidR="00D96B0B" w:rsidRPr="005C1980">
          <w:rPr>
            <w:rFonts w:ascii="Times" w:hAnsi="Times"/>
            <w:color w:val="538135" w:themeColor="accent6" w:themeShade="BF"/>
            <w:lang w:val="en-US"/>
            <w:rPrChange w:id="471" w:author="Harvey Shyan Yih Tan" w:date="2019-09-26T01:31:00Z">
              <w:rPr>
                <w:rFonts w:ascii="Times" w:hAnsi="Times"/>
                <w:lang w:val="en-US"/>
              </w:rPr>
            </w:rPrChange>
          </w:rPr>
          <w:t xml:space="preserve"> and 10</w:t>
        </w:r>
        <w:r w:rsidR="00D96B0B" w:rsidRPr="005C1980">
          <w:rPr>
            <w:rFonts w:ascii="Times" w:hAnsi="Times"/>
            <w:color w:val="538135" w:themeColor="accent6" w:themeShade="BF"/>
            <w:vertAlign w:val="superscript"/>
            <w:lang w:val="en-US"/>
            <w:rPrChange w:id="472" w:author="Harvey Shyan Yih Tan" w:date="2019-09-26T01:31:00Z">
              <w:rPr>
                <w:rFonts w:ascii="Times" w:hAnsi="Times"/>
                <w:lang w:val="en-US"/>
              </w:rPr>
            </w:rPrChange>
          </w:rPr>
          <w:t>th</w:t>
        </w:r>
        <w:r w:rsidR="00D96B0B" w:rsidRPr="005C1980">
          <w:rPr>
            <w:rFonts w:ascii="Times" w:hAnsi="Times"/>
            <w:color w:val="538135" w:themeColor="accent6" w:themeShade="BF"/>
            <w:lang w:val="en-US"/>
            <w:rPrChange w:id="473" w:author="Harvey Shyan Yih Tan" w:date="2019-09-26T01:31:00Z">
              <w:rPr>
                <w:rFonts w:ascii="Times" w:hAnsi="Times"/>
                <w:lang w:val="en-US"/>
              </w:rPr>
            </w:rPrChange>
          </w:rPr>
          <w:t xml:space="preserve"> router the packets cross the </w:t>
        </w:r>
        <w:proofErr w:type="gramStart"/>
        <w:r w:rsidR="00D96B0B" w:rsidRPr="005C1980">
          <w:rPr>
            <w:rFonts w:ascii="Times" w:hAnsi="Times"/>
            <w:color w:val="538135" w:themeColor="accent6" w:themeShade="BF"/>
            <w:lang w:val="en-US"/>
            <w:rPrChange w:id="474" w:author="Harvey Shyan Yih Tan" w:date="2019-09-26T01:31:00Z">
              <w:rPr>
                <w:rFonts w:ascii="Times" w:hAnsi="Times"/>
                <w:lang w:val="en-US"/>
              </w:rPr>
            </w:rPrChange>
          </w:rPr>
          <w:t>pacific ocean</w:t>
        </w:r>
        <w:proofErr w:type="gramEnd"/>
        <w:r w:rsidR="00D96B0B" w:rsidRPr="005C1980">
          <w:rPr>
            <w:rFonts w:ascii="Times" w:hAnsi="Times"/>
            <w:color w:val="538135" w:themeColor="accent6" w:themeShade="BF"/>
            <w:lang w:val="en-US"/>
            <w:rPrChange w:id="475" w:author="Harvey Shyan Yih Tan" w:date="2019-09-26T01:31:00Z">
              <w:rPr>
                <w:rFonts w:ascii="Times" w:hAnsi="Times"/>
                <w:lang w:val="en-US"/>
              </w:rPr>
            </w:rPrChange>
          </w:rPr>
          <w:t>.</w:t>
        </w:r>
      </w:ins>
    </w:p>
    <w:p w14:paraId="1C7BBFE3" w14:textId="77777777" w:rsidR="00DF4085" w:rsidRPr="005C1980" w:rsidRDefault="00DF4085" w:rsidP="00A91B0C">
      <w:pPr>
        <w:pStyle w:val="ListParagraph"/>
        <w:rPr>
          <w:ins w:id="476" w:author="Harvey Shyan Yih Tan" w:date="2019-09-24T18:59:00Z"/>
          <w:rFonts w:ascii="Times" w:hAnsi="Times"/>
          <w:lang w:val="en-US"/>
          <w:rPrChange w:id="477" w:author="Harvey Shyan Yih Tan" w:date="2019-09-26T01:31:00Z">
            <w:rPr>
              <w:ins w:id="478" w:author="Harvey Shyan Yih Tan" w:date="2019-09-24T18:59:00Z"/>
              <w:rFonts w:ascii="Times" w:hAnsi="Times"/>
              <w:i/>
              <w:iCs/>
              <w:lang w:val="en-US"/>
            </w:rPr>
          </w:rPrChange>
        </w:rPr>
        <w:pPrChange w:id="479" w:author="Harvey Shyan Yih Tan" w:date="2019-09-26T17:37:00Z">
          <w:pPr>
            <w:pStyle w:val="ListParagraph"/>
            <w:numPr>
              <w:numId w:val="4"/>
            </w:numPr>
            <w:ind w:hanging="360"/>
          </w:pPr>
        </w:pPrChange>
      </w:pPr>
    </w:p>
    <w:p w14:paraId="1E52FF35" w14:textId="742B18B4" w:rsidR="00DF4085" w:rsidRPr="00A91B0C" w:rsidRDefault="00DF4085" w:rsidP="00A91B0C">
      <w:pPr>
        <w:rPr>
          <w:ins w:id="480" w:author="Harvey Shyan Yih Tan" w:date="2019-09-24T18:59:00Z"/>
          <w:rFonts w:ascii="Times" w:hAnsi="Times"/>
          <w:lang w:val="en-US"/>
        </w:rPr>
        <w:pPrChange w:id="481" w:author="Harvey Shyan Yih Tan" w:date="2019-09-26T17:37:00Z">
          <w:pPr/>
        </w:pPrChange>
      </w:pPr>
      <w:ins w:id="482" w:author="Harvey Shyan Yih Tan" w:date="2019-09-24T18:59:00Z">
        <w:r w:rsidRPr="00A91B0C">
          <w:rPr>
            <w:rFonts w:ascii="Times" w:hAnsi="Times"/>
            <w:noProof/>
            <w:lang w:val="en-US"/>
          </w:rPr>
          <w:lastRenderedPageBreak/>
          <w:drawing>
            <wp:inline distT="0" distB="0" distL="0" distR="0" wp14:anchorId="345FABAD" wp14:editId="5398129F">
              <wp:extent cx="5727700" cy="29857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9-24 at 6.58.54 pm.png"/>
                      <pic:cNvPicPr/>
                    </pic:nvPicPr>
                    <pic:blipFill>
                      <a:blip r:embed="rId9">
                        <a:extLst>
                          <a:ext uri="{28A0092B-C50C-407E-A947-70E740481C1C}">
                            <a14:useLocalDpi xmlns:a14="http://schemas.microsoft.com/office/drawing/2010/main" val="0"/>
                          </a:ext>
                        </a:extLst>
                      </a:blip>
                      <a:stretch>
                        <a:fillRect/>
                      </a:stretch>
                    </pic:blipFill>
                    <pic:spPr>
                      <a:xfrm>
                        <a:off x="0" y="0"/>
                        <a:ext cx="5727700" cy="2985770"/>
                      </a:xfrm>
                      <a:prstGeom prst="rect">
                        <a:avLst/>
                      </a:prstGeom>
                    </pic:spPr>
                  </pic:pic>
                </a:graphicData>
              </a:graphic>
            </wp:inline>
          </w:drawing>
        </w:r>
      </w:ins>
    </w:p>
    <w:p w14:paraId="67B598B5" w14:textId="757E21C7" w:rsidR="00DF4085" w:rsidRPr="005C1980" w:rsidRDefault="00DF4085" w:rsidP="00A91B0C">
      <w:pPr>
        <w:rPr>
          <w:ins w:id="483" w:author="Harvey Shyan Yih Tan" w:date="2019-09-24T19:14:00Z"/>
          <w:rFonts w:ascii="Times" w:hAnsi="Times"/>
          <w:lang w:val="en-US"/>
          <w:rPrChange w:id="484" w:author="Harvey Shyan Yih Tan" w:date="2019-09-26T01:31:00Z">
            <w:rPr>
              <w:ins w:id="485" w:author="Harvey Shyan Yih Tan" w:date="2019-09-24T19:14:00Z"/>
              <w:rFonts w:ascii="Times" w:hAnsi="Times"/>
              <w:lang w:val="en-US"/>
            </w:rPr>
          </w:rPrChange>
        </w:rPr>
        <w:pPrChange w:id="486" w:author="Harvey Shyan Yih Tan" w:date="2019-09-26T17:37:00Z">
          <w:pPr/>
        </w:pPrChange>
      </w:pPr>
    </w:p>
    <w:p w14:paraId="02E2C8FB" w14:textId="156404EB" w:rsidR="006E3CF0" w:rsidRPr="00A91B0C" w:rsidRDefault="006E3CF0" w:rsidP="00A91B0C">
      <w:pPr>
        <w:rPr>
          <w:ins w:id="487" w:author="Harvey Shyan Yih Tan" w:date="2019-09-24T19:14:00Z"/>
          <w:rFonts w:ascii="Times" w:hAnsi="Times"/>
          <w:lang w:val="en-US"/>
        </w:rPr>
        <w:pPrChange w:id="488" w:author="Harvey Shyan Yih Tan" w:date="2019-09-26T17:37:00Z">
          <w:pPr/>
        </w:pPrChange>
      </w:pPr>
      <w:ins w:id="489" w:author="Harvey Shyan Yih Tan" w:date="2019-09-24T19:14:00Z">
        <w:r w:rsidRPr="00A91B0C">
          <w:rPr>
            <w:rFonts w:ascii="Times" w:hAnsi="Times"/>
            <w:noProof/>
            <w:lang w:val="en-US"/>
          </w:rPr>
          <w:drawing>
            <wp:inline distT="0" distB="0" distL="0" distR="0" wp14:anchorId="04B9913B" wp14:editId="3CBF63CA">
              <wp:extent cx="2607871" cy="604520"/>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9-24 at 7.14.17 pm.png"/>
                      <pic:cNvPicPr/>
                    </pic:nvPicPr>
                    <pic:blipFill>
                      <a:blip r:embed="rId10">
                        <a:extLst>
                          <a:ext uri="{28A0092B-C50C-407E-A947-70E740481C1C}">
                            <a14:useLocalDpi xmlns:a14="http://schemas.microsoft.com/office/drawing/2010/main" val="0"/>
                          </a:ext>
                        </a:extLst>
                      </a:blip>
                      <a:stretch>
                        <a:fillRect/>
                      </a:stretch>
                    </pic:blipFill>
                    <pic:spPr>
                      <a:xfrm>
                        <a:off x="0" y="0"/>
                        <a:ext cx="2620985" cy="607560"/>
                      </a:xfrm>
                      <a:prstGeom prst="rect">
                        <a:avLst/>
                      </a:prstGeom>
                    </pic:spPr>
                  </pic:pic>
                </a:graphicData>
              </a:graphic>
            </wp:inline>
          </w:drawing>
        </w:r>
        <w:r w:rsidRPr="00A91B0C">
          <w:rPr>
            <w:rFonts w:ascii="Times" w:hAnsi="Times"/>
            <w:lang w:val="en-US"/>
          </w:rPr>
          <w:t xml:space="preserve"> </w:t>
        </w:r>
      </w:ins>
    </w:p>
    <w:p w14:paraId="0396D71E" w14:textId="77777777" w:rsidR="006E3CF0" w:rsidRPr="005C1980" w:rsidRDefault="006E3CF0" w:rsidP="00A91B0C">
      <w:pPr>
        <w:rPr>
          <w:rFonts w:ascii="Times" w:hAnsi="Times"/>
          <w:lang w:val="en-US"/>
          <w:rPrChange w:id="490" w:author="Harvey Shyan Yih Tan" w:date="2019-09-26T01:31:00Z">
            <w:rPr>
              <w:lang w:val="en-US"/>
            </w:rPr>
          </w:rPrChange>
        </w:rPr>
        <w:pPrChange w:id="491" w:author="Harvey Shyan Yih Tan" w:date="2019-09-26T17:37:00Z">
          <w:pPr>
            <w:pStyle w:val="ListParagraph"/>
            <w:numPr>
              <w:numId w:val="4"/>
            </w:numPr>
            <w:ind w:hanging="360"/>
          </w:pPr>
        </w:pPrChange>
      </w:pPr>
    </w:p>
    <w:p w14:paraId="3C564491" w14:textId="1CCFCB94" w:rsidR="00F939FA" w:rsidRPr="005C1980" w:rsidRDefault="00DD6D32" w:rsidP="00A91B0C">
      <w:pPr>
        <w:pStyle w:val="ListParagraph"/>
        <w:numPr>
          <w:ilvl w:val="0"/>
          <w:numId w:val="4"/>
        </w:numPr>
        <w:rPr>
          <w:rFonts w:ascii="Times" w:hAnsi="Times"/>
          <w:lang w:val="en-US"/>
          <w:rPrChange w:id="492" w:author="Harvey Shyan Yih Tan" w:date="2019-09-26T01:31:00Z">
            <w:rPr>
              <w:rFonts w:ascii="Times" w:hAnsi="Times"/>
              <w:lang w:val="en-US"/>
            </w:rPr>
          </w:rPrChange>
        </w:rPr>
        <w:pPrChange w:id="493" w:author="Harvey Shyan Yih Tan" w:date="2019-09-26T17:37:00Z">
          <w:pPr>
            <w:pStyle w:val="ListParagraph"/>
            <w:numPr>
              <w:numId w:val="4"/>
            </w:numPr>
            <w:ind w:hanging="360"/>
          </w:pPr>
        </w:pPrChange>
      </w:pPr>
      <w:r w:rsidRPr="00A91B0C">
        <w:rPr>
          <w:rFonts w:ascii="Times" w:hAnsi="Times"/>
          <w:lang w:val="en-US"/>
        </w:rPr>
        <w:t>Run traceroute from your machine to the following destinations:</w:t>
      </w:r>
    </w:p>
    <w:p w14:paraId="6AC1B9B7" w14:textId="20838C6D" w:rsidR="00DD6D32" w:rsidRPr="005C1980" w:rsidRDefault="00ED6C66" w:rsidP="00A91B0C">
      <w:pPr>
        <w:pStyle w:val="ListParagraph"/>
        <w:numPr>
          <w:ilvl w:val="0"/>
          <w:numId w:val="5"/>
        </w:numPr>
        <w:rPr>
          <w:ins w:id="494" w:author="Harvey Shyan Yih Tan" w:date="2019-09-24T19:25:00Z"/>
          <w:rStyle w:val="Hyperlink"/>
          <w:rFonts w:ascii="Times" w:hAnsi="Times"/>
          <w:color w:val="auto"/>
          <w:u w:val="none"/>
          <w:lang w:val="en-US"/>
          <w:rPrChange w:id="495" w:author="Harvey Shyan Yih Tan" w:date="2019-09-26T01:31:00Z">
            <w:rPr>
              <w:ins w:id="496" w:author="Harvey Shyan Yih Tan" w:date="2019-09-24T19:25:00Z"/>
              <w:rStyle w:val="Hyperlink"/>
              <w:rFonts w:ascii="Times" w:hAnsi="Times"/>
              <w:lang w:val="en-US"/>
            </w:rPr>
          </w:rPrChange>
        </w:rPr>
        <w:pPrChange w:id="497" w:author="Harvey Shyan Yih Tan" w:date="2019-09-26T17:37:00Z">
          <w:pPr>
            <w:pStyle w:val="ListParagraph"/>
            <w:numPr>
              <w:numId w:val="5"/>
            </w:numPr>
            <w:ind w:left="1440" w:hanging="360"/>
          </w:pPr>
        </w:pPrChange>
      </w:pPr>
      <w:r w:rsidRPr="00A91B0C">
        <w:rPr>
          <w:rFonts w:ascii="Times" w:hAnsi="Times"/>
        </w:rPr>
        <w:fldChar w:fldCharType="begin"/>
      </w:r>
      <w:r w:rsidRPr="005C1980">
        <w:rPr>
          <w:rFonts w:ascii="Times" w:hAnsi="Times"/>
          <w:rPrChange w:id="498" w:author="Harvey Shyan Yih Tan" w:date="2019-09-26T01:31:00Z">
            <w:rPr>
              <w:rFonts w:ascii="Times" w:hAnsi="Times"/>
            </w:rPr>
          </w:rPrChange>
        </w:rPr>
        <w:instrText xml:space="preserve"> HYPERLINK "http://www.ucla.edu" </w:instrText>
      </w:r>
      <w:r w:rsidRPr="005C1980">
        <w:rPr>
          <w:rFonts w:ascii="Times" w:hAnsi="Times"/>
          <w:rPrChange w:id="499" w:author="Harvey Shyan Yih Tan" w:date="2019-09-26T01:31:00Z">
            <w:rPr>
              <w:rFonts w:ascii="Times" w:hAnsi="Times"/>
            </w:rPr>
          </w:rPrChange>
        </w:rPr>
        <w:fldChar w:fldCharType="separate"/>
      </w:r>
      <w:r w:rsidR="00DD6D32" w:rsidRPr="005C1980">
        <w:rPr>
          <w:rStyle w:val="Hyperlink"/>
          <w:rFonts w:ascii="Times" w:hAnsi="Times"/>
          <w:lang w:val="en-US"/>
          <w:rPrChange w:id="500" w:author="Harvey Shyan Yih Tan" w:date="2019-09-26T01:31:00Z">
            <w:rPr>
              <w:rStyle w:val="Hyperlink"/>
              <w:rFonts w:ascii="Times" w:hAnsi="Times"/>
              <w:lang w:val="en-US"/>
            </w:rPr>
          </w:rPrChange>
        </w:rPr>
        <w:t>www.ucla.edu</w:t>
      </w:r>
      <w:r w:rsidRPr="005C1980">
        <w:rPr>
          <w:rStyle w:val="Hyperlink"/>
          <w:rFonts w:ascii="Times" w:hAnsi="Times"/>
          <w:lang w:val="en-US"/>
          <w:rPrChange w:id="501" w:author="Harvey Shyan Yih Tan" w:date="2019-09-26T01:31:00Z">
            <w:rPr>
              <w:rStyle w:val="Hyperlink"/>
              <w:rFonts w:ascii="Times" w:hAnsi="Times"/>
              <w:lang w:val="en-US"/>
            </w:rPr>
          </w:rPrChange>
        </w:rPr>
        <w:fldChar w:fldCharType="end"/>
      </w:r>
      <w:ins w:id="502" w:author="Harvey Shyan Yih Tan" w:date="2019-09-24T19:40:00Z">
        <w:r w:rsidR="00A2563F" w:rsidRPr="005C1980">
          <w:rPr>
            <w:rStyle w:val="Hyperlink"/>
            <w:rFonts w:ascii="Times" w:hAnsi="Times"/>
            <w:u w:val="none"/>
            <w:lang w:val="en-US"/>
            <w:rPrChange w:id="503" w:author="Harvey Shyan Yih Tan" w:date="2019-09-26T01:31:00Z">
              <w:rPr>
                <w:rStyle w:val="Hyperlink"/>
                <w:rFonts w:ascii="Times" w:hAnsi="Times"/>
                <w:lang w:val="en-US"/>
              </w:rPr>
            </w:rPrChange>
          </w:rPr>
          <w:t xml:space="preserve"> </w:t>
        </w:r>
        <w:r w:rsidR="00A2563F" w:rsidRPr="005C1980">
          <w:rPr>
            <w:rStyle w:val="Hyperlink"/>
            <w:rFonts w:ascii="Times" w:hAnsi="Times"/>
            <w:color w:val="538135" w:themeColor="accent6" w:themeShade="BF"/>
            <w:u w:val="none"/>
            <w:lang w:val="en-US"/>
            <w:rPrChange w:id="504" w:author="Harvey Shyan Yih Tan" w:date="2019-09-26T01:31:00Z">
              <w:rPr>
                <w:rStyle w:val="Hyperlink"/>
                <w:rFonts w:ascii="Times" w:hAnsi="Times"/>
                <w:lang w:val="en-US"/>
              </w:rPr>
            </w:rPrChange>
          </w:rPr>
          <w:sym w:font="Wingdings" w:char="F0E0"/>
        </w:r>
        <w:r w:rsidR="00A2563F" w:rsidRPr="005C1980">
          <w:rPr>
            <w:rStyle w:val="Hyperlink"/>
            <w:rFonts w:ascii="Times" w:hAnsi="Times"/>
            <w:color w:val="538135" w:themeColor="accent6" w:themeShade="BF"/>
            <w:u w:val="none"/>
            <w:lang w:val="en-US"/>
            <w:rPrChange w:id="505" w:author="Harvey Shyan Yih Tan" w:date="2019-09-26T01:31:00Z">
              <w:rPr>
                <w:rStyle w:val="Hyperlink"/>
                <w:rFonts w:ascii="Times" w:hAnsi="Times"/>
                <w:lang w:val="en-US"/>
              </w:rPr>
            </w:rPrChange>
          </w:rPr>
          <w:t xml:space="preserve"> 14 hops</w:t>
        </w:r>
      </w:ins>
    </w:p>
    <w:p w14:paraId="7DD54705" w14:textId="7B40D1D9" w:rsidR="00D96B0B" w:rsidRPr="005C1980" w:rsidRDefault="00A2563F" w:rsidP="00A91B0C">
      <w:pPr>
        <w:rPr>
          <w:rFonts w:ascii="Times" w:hAnsi="Times"/>
          <w:lang w:val="en-US"/>
          <w:rPrChange w:id="506" w:author="Harvey Shyan Yih Tan" w:date="2019-09-26T01:31:00Z">
            <w:rPr>
              <w:lang w:val="en-US"/>
            </w:rPr>
          </w:rPrChange>
        </w:rPr>
        <w:pPrChange w:id="507" w:author="Harvey Shyan Yih Tan" w:date="2019-09-26T17:37:00Z">
          <w:pPr>
            <w:pStyle w:val="ListParagraph"/>
            <w:numPr>
              <w:numId w:val="5"/>
            </w:numPr>
            <w:ind w:left="1440" w:hanging="360"/>
          </w:pPr>
        </w:pPrChange>
      </w:pPr>
      <w:ins w:id="508" w:author="Harvey Shyan Yih Tan" w:date="2019-09-24T19:40:00Z">
        <w:r w:rsidRPr="00A91B0C">
          <w:rPr>
            <w:rFonts w:ascii="Times" w:hAnsi="Times"/>
            <w:noProof/>
            <w:lang w:val="en-US"/>
          </w:rPr>
          <w:drawing>
            <wp:inline distT="0" distB="0" distL="0" distR="0" wp14:anchorId="00BF6826" wp14:editId="0F59985E">
              <wp:extent cx="5727700" cy="27209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019-09-24 at 7.25.48 pm.png"/>
                      <pic:cNvPicPr/>
                    </pic:nvPicPr>
                    <pic:blipFill>
                      <a:blip r:embed="rId11">
                        <a:extLst>
                          <a:ext uri="{28A0092B-C50C-407E-A947-70E740481C1C}">
                            <a14:useLocalDpi xmlns:a14="http://schemas.microsoft.com/office/drawing/2010/main" val="0"/>
                          </a:ext>
                        </a:extLst>
                      </a:blip>
                      <a:stretch>
                        <a:fillRect/>
                      </a:stretch>
                    </pic:blipFill>
                    <pic:spPr>
                      <a:xfrm>
                        <a:off x="0" y="0"/>
                        <a:ext cx="5727700" cy="2720975"/>
                      </a:xfrm>
                      <a:prstGeom prst="rect">
                        <a:avLst/>
                      </a:prstGeom>
                    </pic:spPr>
                  </pic:pic>
                </a:graphicData>
              </a:graphic>
            </wp:inline>
          </w:drawing>
        </w:r>
      </w:ins>
    </w:p>
    <w:p w14:paraId="3AFD140E" w14:textId="6391E4B6" w:rsidR="00DD6D32" w:rsidRPr="005C1980" w:rsidRDefault="00ED6C66" w:rsidP="00A91B0C">
      <w:pPr>
        <w:pStyle w:val="ListParagraph"/>
        <w:numPr>
          <w:ilvl w:val="0"/>
          <w:numId w:val="5"/>
        </w:numPr>
        <w:rPr>
          <w:ins w:id="509" w:author="Harvey Shyan Yih Tan" w:date="2019-09-24T19:25:00Z"/>
          <w:rStyle w:val="Hyperlink"/>
          <w:rFonts w:ascii="Times" w:hAnsi="Times"/>
          <w:color w:val="auto"/>
          <w:u w:val="none"/>
          <w:lang w:val="en-US"/>
          <w:rPrChange w:id="510" w:author="Harvey Shyan Yih Tan" w:date="2019-09-26T01:31:00Z">
            <w:rPr>
              <w:ins w:id="511" w:author="Harvey Shyan Yih Tan" w:date="2019-09-24T19:25:00Z"/>
              <w:rStyle w:val="Hyperlink"/>
              <w:rFonts w:ascii="Times" w:hAnsi="Times"/>
              <w:lang w:val="en-US"/>
            </w:rPr>
          </w:rPrChange>
        </w:rPr>
        <w:pPrChange w:id="512" w:author="Harvey Shyan Yih Tan" w:date="2019-09-26T17:37:00Z">
          <w:pPr>
            <w:pStyle w:val="ListParagraph"/>
            <w:numPr>
              <w:numId w:val="5"/>
            </w:numPr>
            <w:ind w:left="1440" w:hanging="360"/>
          </w:pPr>
        </w:pPrChange>
      </w:pPr>
      <w:r w:rsidRPr="00A91B0C">
        <w:rPr>
          <w:rFonts w:ascii="Times" w:hAnsi="Times"/>
        </w:rPr>
        <w:fldChar w:fldCharType="begin"/>
      </w:r>
      <w:r w:rsidRPr="005C1980">
        <w:rPr>
          <w:rFonts w:ascii="Times" w:hAnsi="Times"/>
          <w:rPrChange w:id="513" w:author="Harvey Shyan Yih Tan" w:date="2019-09-26T01:31:00Z">
            <w:rPr>
              <w:rFonts w:ascii="Times" w:hAnsi="Times"/>
            </w:rPr>
          </w:rPrChange>
        </w:rPr>
        <w:instrText xml:space="preserve"> HYPERLINK "http://www.u-tokyo.ac.jp" </w:instrText>
      </w:r>
      <w:r w:rsidRPr="005C1980">
        <w:rPr>
          <w:rFonts w:ascii="Times" w:hAnsi="Times"/>
          <w:rPrChange w:id="514" w:author="Harvey Shyan Yih Tan" w:date="2019-09-26T01:31:00Z">
            <w:rPr>
              <w:rFonts w:ascii="Times" w:hAnsi="Times"/>
            </w:rPr>
          </w:rPrChange>
        </w:rPr>
        <w:fldChar w:fldCharType="separate"/>
      </w:r>
      <w:r w:rsidR="00DD6D32" w:rsidRPr="005C1980">
        <w:rPr>
          <w:rStyle w:val="Hyperlink"/>
          <w:rFonts w:ascii="Times" w:hAnsi="Times"/>
          <w:lang w:val="en-US"/>
          <w:rPrChange w:id="515" w:author="Harvey Shyan Yih Tan" w:date="2019-09-26T01:31:00Z">
            <w:rPr>
              <w:rStyle w:val="Hyperlink"/>
              <w:rFonts w:ascii="Times" w:hAnsi="Times"/>
              <w:lang w:val="en-US"/>
            </w:rPr>
          </w:rPrChange>
        </w:rPr>
        <w:t>www.u-tokyo.ac.jp</w:t>
      </w:r>
      <w:r w:rsidRPr="005C1980">
        <w:rPr>
          <w:rStyle w:val="Hyperlink"/>
          <w:rFonts w:ascii="Times" w:hAnsi="Times"/>
          <w:lang w:val="en-US"/>
          <w:rPrChange w:id="516" w:author="Harvey Shyan Yih Tan" w:date="2019-09-26T01:31:00Z">
            <w:rPr>
              <w:rStyle w:val="Hyperlink"/>
              <w:rFonts w:ascii="Times" w:hAnsi="Times"/>
              <w:lang w:val="en-US"/>
            </w:rPr>
          </w:rPrChange>
        </w:rPr>
        <w:fldChar w:fldCharType="end"/>
      </w:r>
      <w:ins w:id="517" w:author="Harvey Shyan Yih Tan" w:date="2019-09-24T19:40:00Z">
        <w:r w:rsidR="00A2563F" w:rsidRPr="005C1980">
          <w:rPr>
            <w:rStyle w:val="Hyperlink"/>
            <w:rFonts w:ascii="Times" w:hAnsi="Times"/>
            <w:u w:val="none"/>
            <w:lang w:val="en-US"/>
            <w:rPrChange w:id="518" w:author="Harvey Shyan Yih Tan" w:date="2019-09-26T01:31:00Z">
              <w:rPr>
                <w:rStyle w:val="Hyperlink"/>
                <w:rFonts w:ascii="Times" w:hAnsi="Times"/>
                <w:lang w:val="en-US"/>
              </w:rPr>
            </w:rPrChange>
          </w:rPr>
          <w:t xml:space="preserve"> </w:t>
        </w:r>
        <w:r w:rsidR="00A2563F" w:rsidRPr="00A91B0C">
          <w:rPr>
            <w:rStyle w:val="Hyperlink"/>
            <w:rFonts w:ascii="Times" w:hAnsi="Times"/>
            <w:color w:val="538135" w:themeColor="accent6" w:themeShade="BF"/>
            <w:u w:val="none"/>
            <w:lang w:val="en-US"/>
          </w:rPr>
          <w:sym w:font="Wingdings" w:char="F0E0"/>
        </w:r>
        <w:r w:rsidR="00A2563F" w:rsidRPr="00A91B0C">
          <w:rPr>
            <w:rStyle w:val="Hyperlink"/>
            <w:rFonts w:ascii="Times" w:hAnsi="Times"/>
            <w:color w:val="538135" w:themeColor="accent6" w:themeShade="BF"/>
            <w:u w:val="none"/>
            <w:lang w:val="en-US"/>
          </w:rPr>
          <w:t xml:space="preserve"> 1</w:t>
        </w:r>
        <w:r w:rsidR="00A2563F" w:rsidRPr="005C1980">
          <w:rPr>
            <w:rStyle w:val="Hyperlink"/>
            <w:rFonts w:ascii="Times" w:hAnsi="Times"/>
            <w:color w:val="538135" w:themeColor="accent6" w:themeShade="BF"/>
            <w:u w:val="none"/>
            <w:lang w:val="en-US"/>
            <w:rPrChange w:id="519" w:author="Harvey Shyan Yih Tan" w:date="2019-09-26T01:31:00Z">
              <w:rPr>
                <w:rStyle w:val="Hyperlink"/>
                <w:rFonts w:ascii="Times" w:hAnsi="Times"/>
                <w:color w:val="538135" w:themeColor="accent6" w:themeShade="BF"/>
                <w:u w:val="none"/>
                <w:lang w:val="en-US"/>
              </w:rPr>
            </w:rPrChange>
          </w:rPr>
          <w:t>5</w:t>
        </w:r>
        <w:r w:rsidR="00A2563F" w:rsidRPr="005C1980">
          <w:rPr>
            <w:rStyle w:val="Hyperlink"/>
            <w:rFonts w:ascii="Times" w:hAnsi="Times"/>
            <w:color w:val="538135" w:themeColor="accent6" w:themeShade="BF"/>
            <w:u w:val="none"/>
            <w:lang w:val="en-US"/>
            <w:rPrChange w:id="520" w:author="Harvey Shyan Yih Tan" w:date="2019-09-26T01:31:00Z">
              <w:rPr>
                <w:rStyle w:val="Hyperlink"/>
                <w:rFonts w:ascii="Times" w:hAnsi="Times"/>
                <w:color w:val="538135" w:themeColor="accent6" w:themeShade="BF"/>
                <w:u w:val="none"/>
                <w:lang w:val="en-US"/>
              </w:rPr>
            </w:rPrChange>
          </w:rPr>
          <w:t xml:space="preserve"> hops</w:t>
        </w:r>
      </w:ins>
    </w:p>
    <w:p w14:paraId="1B0E3F44" w14:textId="30759CE8" w:rsidR="00D96B0B" w:rsidRPr="005C1980" w:rsidRDefault="00A2563F" w:rsidP="00A91B0C">
      <w:pPr>
        <w:rPr>
          <w:rFonts w:ascii="Times" w:hAnsi="Times"/>
          <w:lang w:val="en-US"/>
          <w:rPrChange w:id="521" w:author="Harvey Shyan Yih Tan" w:date="2019-09-26T01:31:00Z">
            <w:rPr>
              <w:lang w:val="en-US"/>
            </w:rPr>
          </w:rPrChange>
        </w:rPr>
        <w:pPrChange w:id="522" w:author="Harvey Shyan Yih Tan" w:date="2019-09-26T17:37:00Z">
          <w:pPr>
            <w:pStyle w:val="ListParagraph"/>
            <w:numPr>
              <w:numId w:val="5"/>
            </w:numPr>
            <w:ind w:left="1440" w:hanging="360"/>
          </w:pPr>
        </w:pPrChange>
      </w:pPr>
      <w:ins w:id="523" w:author="Harvey Shyan Yih Tan" w:date="2019-09-24T19:40:00Z">
        <w:r w:rsidRPr="00A91B0C">
          <w:rPr>
            <w:rFonts w:ascii="Times" w:hAnsi="Times"/>
            <w:noProof/>
            <w:lang w:val="en-US"/>
          </w:rPr>
          <w:lastRenderedPageBreak/>
          <w:drawing>
            <wp:inline distT="0" distB="0" distL="0" distR="0" wp14:anchorId="2B114062" wp14:editId="430796DA">
              <wp:extent cx="5727700" cy="2833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9-24 at 7.30.00 pm.png"/>
                      <pic:cNvPicPr/>
                    </pic:nvPicPr>
                    <pic:blipFill>
                      <a:blip r:embed="rId12">
                        <a:extLst>
                          <a:ext uri="{28A0092B-C50C-407E-A947-70E740481C1C}">
                            <a14:useLocalDpi xmlns:a14="http://schemas.microsoft.com/office/drawing/2010/main" val="0"/>
                          </a:ext>
                        </a:extLst>
                      </a:blip>
                      <a:stretch>
                        <a:fillRect/>
                      </a:stretch>
                    </pic:blipFill>
                    <pic:spPr>
                      <a:xfrm>
                        <a:off x="0" y="0"/>
                        <a:ext cx="5727700" cy="2833370"/>
                      </a:xfrm>
                      <a:prstGeom prst="rect">
                        <a:avLst/>
                      </a:prstGeom>
                    </pic:spPr>
                  </pic:pic>
                </a:graphicData>
              </a:graphic>
            </wp:inline>
          </w:drawing>
        </w:r>
      </w:ins>
    </w:p>
    <w:p w14:paraId="5677F3A2" w14:textId="44C1A283" w:rsidR="00DD6D32" w:rsidRPr="005C1980" w:rsidRDefault="00ED6C66" w:rsidP="00A91B0C">
      <w:pPr>
        <w:pStyle w:val="ListParagraph"/>
        <w:numPr>
          <w:ilvl w:val="0"/>
          <w:numId w:val="5"/>
        </w:numPr>
        <w:rPr>
          <w:ins w:id="524" w:author="Harvey Shyan Yih Tan" w:date="2019-09-24T19:28:00Z"/>
          <w:rStyle w:val="Hyperlink"/>
          <w:rFonts w:ascii="Times" w:hAnsi="Times"/>
          <w:color w:val="auto"/>
          <w:u w:val="none"/>
          <w:lang w:val="en-US"/>
          <w:rPrChange w:id="525" w:author="Harvey Shyan Yih Tan" w:date="2019-09-26T01:31:00Z">
            <w:rPr>
              <w:ins w:id="526" w:author="Harvey Shyan Yih Tan" w:date="2019-09-24T19:28:00Z"/>
              <w:rStyle w:val="Hyperlink"/>
              <w:rFonts w:ascii="Times" w:hAnsi="Times"/>
              <w:lang w:val="en-US"/>
            </w:rPr>
          </w:rPrChange>
        </w:rPr>
        <w:pPrChange w:id="527" w:author="Harvey Shyan Yih Tan" w:date="2019-09-26T17:37:00Z">
          <w:pPr>
            <w:pStyle w:val="ListParagraph"/>
            <w:numPr>
              <w:numId w:val="5"/>
            </w:numPr>
            <w:ind w:left="1440" w:hanging="360"/>
          </w:pPr>
        </w:pPrChange>
      </w:pPr>
      <w:r w:rsidRPr="00A91B0C">
        <w:rPr>
          <w:rFonts w:ascii="Times" w:hAnsi="Times"/>
        </w:rPr>
        <w:fldChar w:fldCharType="begin"/>
      </w:r>
      <w:r w:rsidRPr="005C1980">
        <w:rPr>
          <w:rFonts w:ascii="Times" w:hAnsi="Times"/>
          <w:rPrChange w:id="528" w:author="Harvey Shyan Yih Tan" w:date="2019-09-26T01:31:00Z">
            <w:rPr>
              <w:rFonts w:ascii="Times" w:hAnsi="Times"/>
            </w:rPr>
          </w:rPrChange>
        </w:rPr>
        <w:instrText xml:space="preserve"> HYPERLINK "http://www.lancaster.ac.uk" </w:instrText>
      </w:r>
      <w:r w:rsidRPr="005C1980">
        <w:rPr>
          <w:rFonts w:ascii="Times" w:hAnsi="Times"/>
          <w:rPrChange w:id="529" w:author="Harvey Shyan Yih Tan" w:date="2019-09-26T01:31:00Z">
            <w:rPr>
              <w:rFonts w:ascii="Times" w:hAnsi="Times"/>
            </w:rPr>
          </w:rPrChange>
        </w:rPr>
        <w:fldChar w:fldCharType="separate"/>
      </w:r>
      <w:r w:rsidR="00DD6D32" w:rsidRPr="005C1980">
        <w:rPr>
          <w:rStyle w:val="Hyperlink"/>
          <w:rFonts w:ascii="Times" w:hAnsi="Times"/>
          <w:lang w:val="en-US"/>
          <w:rPrChange w:id="530" w:author="Harvey Shyan Yih Tan" w:date="2019-09-26T01:31:00Z">
            <w:rPr>
              <w:rStyle w:val="Hyperlink"/>
              <w:rFonts w:ascii="Times" w:hAnsi="Times"/>
              <w:lang w:val="en-US"/>
            </w:rPr>
          </w:rPrChange>
        </w:rPr>
        <w:t>www.lancaster.ac.uk</w:t>
      </w:r>
      <w:r w:rsidRPr="005C1980">
        <w:rPr>
          <w:rStyle w:val="Hyperlink"/>
          <w:rFonts w:ascii="Times" w:hAnsi="Times"/>
          <w:lang w:val="en-US"/>
          <w:rPrChange w:id="531" w:author="Harvey Shyan Yih Tan" w:date="2019-09-26T01:31:00Z">
            <w:rPr>
              <w:rStyle w:val="Hyperlink"/>
              <w:rFonts w:ascii="Times" w:hAnsi="Times"/>
              <w:lang w:val="en-US"/>
            </w:rPr>
          </w:rPrChange>
        </w:rPr>
        <w:fldChar w:fldCharType="end"/>
      </w:r>
      <w:ins w:id="532" w:author="Harvey Shyan Yih Tan" w:date="2019-09-24T19:40:00Z">
        <w:r w:rsidR="00A2563F" w:rsidRPr="00A91B0C">
          <w:rPr>
            <w:rStyle w:val="Hyperlink"/>
            <w:rFonts w:ascii="Times" w:hAnsi="Times"/>
            <w:u w:val="none"/>
            <w:lang w:val="en-US"/>
          </w:rPr>
          <w:t xml:space="preserve"> </w:t>
        </w:r>
        <w:r w:rsidR="00A2563F" w:rsidRPr="00A91B0C">
          <w:rPr>
            <w:rStyle w:val="Hyperlink"/>
            <w:rFonts w:ascii="Times" w:hAnsi="Times"/>
            <w:color w:val="538135" w:themeColor="accent6" w:themeShade="BF"/>
            <w:u w:val="none"/>
            <w:lang w:val="en-US"/>
          </w:rPr>
          <w:sym w:font="Wingdings" w:char="F0E0"/>
        </w:r>
        <w:r w:rsidR="00A2563F" w:rsidRPr="00A91B0C">
          <w:rPr>
            <w:rStyle w:val="Hyperlink"/>
            <w:rFonts w:ascii="Times" w:hAnsi="Times"/>
            <w:color w:val="538135" w:themeColor="accent6" w:themeShade="BF"/>
            <w:u w:val="none"/>
            <w:lang w:val="en-US"/>
          </w:rPr>
          <w:t xml:space="preserve"> 1</w:t>
        </w:r>
      </w:ins>
      <w:ins w:id="533" w:author="Harvey Shyan Yih Tan" w:date="2019-09-24T19:41:00Z">
        <w:r w:rsidR="00A2563F" w:rsidRPr="005C1980">
          <w:rPr>
            <w:rStyle w:val="Hyperlink"/>
            <w:rFonts w:ascii="Times" w:hAnsi="Times"/>
            <w:color w:val="538135" w:themeColor="accent6" w:themeShade="BF"/>
            <w:u w:val="none"/>
            <w:lang w:val="en-US"/>
            <w:rPrChange w:id="534" w:author="Harvey Shyan Yih Tan" w:date="2019-09-26T01:31:00Z">
              <w:rPr>
                <w:rStyle w:val="Hyperlink"/>
                <w:rFonts w:ascii="Times" w:hAnsi="Times"/>
                <w:color w:val="538135" w:themeColor="accent6" w:themeShade="BF"/>
                <w:u w:val="none"/>
                <w:lang w:val="en-US"/>
              </w:rPr>
            </w:rPrChange>
          </w:rPr>
          <w:t>8</w:t>
        </w:r>
      </w:ins>
      <w:ins w:id="535" w:author="Harvey Shyan Yih Tan" w:date="2019-09-24T19:40:00Z">
        <w:r w:rsidR="00A2563F" w:rsidRPr="005C1980">
          <w:rPr>
            <w:rStyle w:val="Hyperlink"/>
            <w:rFonts w:ascii="Times" w:hAnsi="Times"/>
            <w:color w:val="538135" w:themeColor="accent6" w:themeShade="BF"/>
            <w:u w:val="none"/>
            <w:lang w:val="en-US"/>
            <w:rPrChange w:id="536" w:author="Harvey Shyan Yih Tan" w:date="2019-09-26T01:31:00Z">
              <w:rPr>
                <w:rStyle w:val="Hyperlink"/>
                <w:rFonts w:ascii="Times" w:hAnsi="Times"/>
                <w:color w:val="538135" w:themeColor="accent6" w:themeShade="BF"/>
                <w:u w:val="none"/>
                <w:lang w:val="en-US"/>
              </w:rPr>
            </w:rPrChange>
          </w:rPr>
          <w:t xml:space="preserve"> hops</w:t>
        </w:r>
      </w:ins>
    </w:p>
    <w:p w14:paraId="67B91864" w14:textId="27D8D52C" w:rsidR="00A2563F" w:rsidRPr="00A91B0C" w:rsidRDefault="00A2563F" w:rsidP="00A91B0C">
      <w:pPr>
        <w:rPr>
          <w:ins w:id="537" w:author="Harvey Shyan Yih Tan" w:date="2019-09-24T19:51:00Z"/>
          <w:rFonts w:ascii="Times" w:hAnsi="Times"/>
          <w:lang w:val="en-US"/>
        </w:rPr>
        <w:pPrChange w:id="538" w:author="Harvey Shyan Yih Tan" w:date="2019-09-26T17:37:00Z">
          <w:pPr/>
        </w:pPrChange>
      </w:pPr>
      <w:ins w:id="539" w:author="Harvey Shyan Yih Tan" w:date="2019-09-24T19:41:00Z">
        <w:r w:rsidRPr="00A91B0C">
          <w:rPr>
            <w:rFonts w:ascii="Times" w:hAnsi="Times"/>
            <w:noProof/>
            <w:lang w:val="en-US"/>
          </w:rPr>
          <w:drawing>
            <wp:inline distT="0" distB="0" distL="0" distR="0" wp14:anchorId="74D3FAAE" wp14:editId="7EF3EC03">
              <wp:extent cx="5727700" cy="22936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2019-09-24 at 7.31.21 pm.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ins>
    </w:p>
    <w:p w14:paraId="4476CF3A" w14:textId="77777777" w:rsidR="00042967" w:rsidRPr="005C1980" w:rsidRDefault="00042967" w:rsidP="00A91B0C">
      <w:pPr>
        <w:rPr>
          <w:rFonts w:ascii="Times" w:hAnsi="Times"/>
          <w:lang w:val="en-US"/>
          <w:rPrChange w:id="540" w:author="Harvey Shyan Yih Tan" w:date="2019-09-26T01:31:00Z">
            <w:rPr>
              <w:lang w:val="en-US"/>
            </w:rPr>
          </w:rPrChange>
        </w:rPr>
        <w:pPrChange w:id="541" w:author="Harvey Shyan Yih Tan" w:date="2019-09-26T17:37:00Z">
          <w:pPr>
            <w:pStyle w:val="ListParagraph"/>
            <w:numPr>
              <w:numId w:val="5"/>
            </w:numPr>
            <w:ind w:left="1440" w:hanging="360"/>
          </w:pPr>
        </w:pPrChange>
      </w:pPr>
    </w:p>
    <w:p w14:paraId="6A229009" w14:textId="1CF8C089" w:rsidR="00DD6D32" w:rsidRPr="005C1980" w:rsidRDefault="00DD6D32" w:rsidP="00A91B0C">
      <w:pPr>
        <w:ind w:left="720"/>
        <w:rPr>
          <w:ins w:id="542" w:author="Harvey Shyan Yih Tan" w:date="2019-09-24T19:51:00Z"/>
          <w:rFonts w:ascii="Times" w:hAnsi="Times"/>
          <w:i/>
          <w:iCs/>
          <w:lang w:val="en-US"/>
          <w:rPrChange w:id="543" w:author="Harvey Shyan Yih Tan" w:date="2019-09-26T01:31:00Z">
            <w:rPr>
              <w:ins w:id="544" w:author="Harvey Shyan Yih Tan" w:date="2019-09-24T19:51:00Z"/>
              <w:rFonts w:ascii="Times" w:hAnsi="Times"/>
              <w:i/>
              <w:iCs/>
              <w:lang w:val="en-US"/>
            </w:rPr>
          </w:rPrChange>
        </w:rPr>
        <w:pPrChange w:id="545" w:author="Harvey Shyan Yih Tan" w:date="2019-09-26T17:37:00Z">
          <w:pPr>
            <w:ind w:left="720"/>
          </w:pPr>
        </w:pPrChange>
      </w:pPr>
      <w:r w:rsidRPr="00A91B0C">
        <w:rPr>
          <w:rFonts w:ascii="Times" w:hAnsi="Times"/>
          <w:lang w:val="en-US"/>
        </w:rPr>
        <w:t>At which router do the paths from your machine to these three destinations diverge? Find out further details about this router.</w:t>
      </w:r>
      <w:r w:rsidR="001412EF" w:rsidRPr="005C1980">
        <w:rPr>
          <w:rFonts w:ascii="Times" w:hAnsi="Times"/>
          <w:lang w:val="en-US"/>
          <w:rPrChange w:id="546" w:author="Harvey Shyan Yih Tan" w:date="2019-09-26T01:31:00Z">
            <w:rPr>
              <w:rFonts w:ascii="Times" w:hAnsi="Times"/>
              <w:lang w:val="en-US"/>
            </w:rPr>
          </w:rPrChange>
        </w:rPr>
        <w:t xml:space="preserve"> </w:t>
      </w:r>
      <w:r w:rsidR="001412EF" w:rsidRPr="005C1980">
        <w:rPr>
          <w:rFonts w:ascii="Times" w:hAnsi="Times"/>
          <w:i/>
          <w:iCs/>
          <w:lang w:val="en-US"/>
          <w:rPrChange w:id="547" w:author="Harvey Shyan Yih Tan" w:date="2019-09-26T01:31:00Z">
            <w:rPr>
              <w:rFonts w:ascii="Times" w:hAnsi="Times"/>
              <w:i/>
              <w:iCs/>
              <w:lang w:val="en-US"/>
            </w:rPr>
          </w:rPrChange>
        </w:rPr>
        <w:t xml:space="preserve">Hint: you can find out more about a router by running the </w:t>
      </w:r>
      <w:proofErr w:type="spellStart"/>
      <w:r w:rsidR="001412EF" w:rsidRPr="005C1980">
        <w:rPr>
          <w:rFonts w:ascii="Times" w:hAnsi="Times"/>
          <w:i/>
          <w:iCs/>
          <w:lang w:val="en-US"/>
          <w:rPrChange w:id="548" w:author="Harvey Shyan Yih Tan" w:date="2019-09-26T01:31:00Z">
            <w:rPr>
              <w:rFonts w:ascii="Times" w:hAnsi="Times"/>
              <w:i/>
              <w:iCs/>
              <w:lang w:val="en-US"/>
            </w:rPr>
          </w:rPrChange>
        </w:rPr>
        <w:t>whois</w:t>
      </w:r>
      <w:proofErr w:type="spellEnd"/>
      <w:r w:rsidR="001412EF" w:rsidRPr="005C1980">
        <w:rPr>
          <w:rFonts w:ascii="Times" w:hAnsi="Times"/>
          <w:i/>
          <w:iCs/>
          <w:lang w:val="en-US"/>
          <w:rPrChange w:id="549" w:author="Harvey Shyan Yih Tan" w:date="2019-09-26T01:31:00Z">
            <w:rPr>
              <w:rFonts w:ascii="Times" w:hAnsi="Times"/>
              <w:i/>
              <w:iCs/>
              <w:lang w:val="en-US"/>
            </w:rPr>
          </w:rPrChange>
        </w:rPr>
        <w:t xml:space="preserve"> command (</w:t>
      </w:r>
      <w:proofErr w:type="spellStart"/>
      <w:r w:rsidR="001412EF" w:rsidRPr="005C1980">
        <w:rPr>
          <w:rFonts w:ascii="Times" w:hAnsi="Times"/>
          <w:i/>
          <w:iCs/>
          <w:lang w:val="en-US"/>
          <w:rPrChange w:id="550" w:author="Harvey Shyan Yih Tan" w:date="2019-09-26T01:31:00Z">
            <w:rPr>
              <w:rFonts w:ascii="Times" w:hAnsi="Times"/>
              <w:i/>
              <w:iCs/>
              <w:lang w:val="en-US"/>
            </w:rPr>
          </w:rPrChange>
        </w:rPr>
        <w:t>whois</w:t>
      </w:r>
      <w:proofErr w:type="spellEnd"/>
      <w:r w:rsidR="001412EF" w:rsidRPr="005C1980">
        <w:rPr>
          <w:rFonts w:ascii="Times" w:hAnsi="Times"/>
          <w:i/>
          <w:iCs/>
          <w:lang w:val="en-US"/>
          <w:rPrChange w:id="551" w:author="Harvey Shyan Yih Tan" w:date="2019-09-26T01:31:00Z">
            <w:rPr>
              <w:rFonts w:ascii="Times" w:hAnsi="Times"/>
              <w:i/>
              <w:iCs/>
              <w:lang w:val="en-US"/>
            </w:rPr>
          </w:rPrChange>
        </w:rPr>
        <w:t xml:space="preserve"> router-IP-address). </w:t>
      </w:r>
      <w:r w:rsidR="001412EF" w:rsidRPr="005C1980">
        <w:rPr>
          <w:rFonts w:ascii="Times" w:hAnsi="Times"/>
          <w:lang w:val="en-US"/>
          <w:rPrChange w:id="552" w:author="Harvey Shyan Yih Tan" w:date="2019-09-26T01:31:00Z">
            <w:rPr>
              <w:rFonts w:ascii="Times" w:hAnsi="Times"/>
              <w:lang w:val="en-US"/>
            </w:rPr>
          </w:rPrChange>
        </w:rPr>
        <w:t xml:space="preserve">Is the number of hops on each path proportional the physical distance? </w:t>
      </w:r>
      <w:r w:rsidR="001412EF" w:rsidRPr="005C1980">
        <w:rPr>
          <w:rFonts w:ascii="Times" w:hAnsi="Times"/>
          <w:i/>
          <w:iCs/>
          <w:lang w:val="en-US"/>
          <w:rPrChange w:id="553" w:author="Harvey Shyan Yih Tan" w:date="2019-09-26T01:31:00Z">
            <w:rPr>
              <w:rFonts w:ascii="Times" w:hAnsi="Times"/>
              <w:i/>
              <w:iCs/>
              <w:lang w:val="en-US"/>
            </w:rPr>
          </w:rPrChange>
        </w:rPr>
        <w:t xml:space="preserve">Hint: you can find out geographical location of a server using the following tool </w:t>
      </w:r>
      <w:r w:rsidR="00ED6C66" w:rsidRPr="00A91B0C">
        <w:rPr>
          <w:rFonts w:ascii="Times" w:hAnsi="Times"/>
        </w:rPr>
        <w:fldChar w:fldCharType="begin"/>
      </w:r>
      <w:r w:rsidR="00ED6C66" w:rsidRPr="005C1980">
        <w:rPr>
          <w:rFonts w:ascii="Times" w:hAnsi="Times"/>
          <w:rPrChange w:id="554" w:author="Harvey Shyan Yih Tan" w:date="2019-09-26T01:31:00Z">
            <w:rPr>
              <w:rFonts w:ascii="Times" w:hAnsi="Times"/>
            </w:rPr>
          </w:rPrChange>
        </w:rPr>
        <w:instrText xml:space="preserve"> HYPERLINK "http://www.yougetsignal.com/tools/network-location/" </w:instrText>
      </w:r>
      <w:r w:rsidR="00ED6C66" w:rsidRPr="005C1980">
        <w:rPr>
          <w:rFonts w:ascii="Times" w:hAnsi="Times"/>
          <w:rPrChange w:id="555" w:author="Harvey Shyan Yih Tan" w:date="2019-09-26T01:31:00Z">
            <w:rPr>
              <w:rFonts w:ascii="Times" w:hAnsi="Times"/>
            </w:rPr>
          </w:rPrChange>
        </w:rPr>
        <w:fldChar w:fldCharType="separate"/>
      </w:r>
      <w:r w:rsidR="001412EF" w:rsidRPr="005C1980">
        <w:rPr>
          <w:rStyle w:val="Hyperlink"/>
          <w:rFonts w:ascii="Times" w:hAnsi="Times"/>
          <w:i/>
          <w:iCs/>
          <w:lang w:val="en-US"/>
          <w:rPrChange w:id="556" w:author="Harvey Shyan Yih Tan" w:date="2019-09-26T01:31:00Z">
            <w:rPr>
              <w:rStyle w:val="Hyperlink"/>
              <w:rFonts w:ascii="Times" w:hAnsi="Times"/>
              <w:i/>
              <w:iCs/>
              <w:lang w:val="en-US"/>
            </w:rPr>
          </w:rPrChange>
        </w:rPr>
        <w:t>http://www.yougetsignal.com/tools/net</w:t>
      </w:r>
      <w:r w:rsidR="001412EF" w:rsidRPr="005C1980">
        <w:rPr>
          <w:rStyle w:val="Hyperlink"/>
          <w:rFonts w:ascii="Times" w:hAnsi="Times"/>
          <w:i/>
          <w:iCs/>
          <w:lang w:val="en-US"/>
          <w:rPrChange w:id="557" w:author="Harvey Shyan Yih Tan" w:date="2019-09-26T01:31:00Z">
            <w:rPr>
              <w:rStyle w:val="Hyperlink"/>
              <w:rFonts w:ascii="Times" w:hAnsi="Times"/>
              <w:i/>
              <w:iCs/>
              <w:lang w:val="en-US"/>
            </w:rPr>
          </w:rPrChange>
        </w:rPr>
        <w:t>w</w:t>
      </w:r>
      <w:r w:rsidR="001412EF" w:rsidRPr="005C1980">
        <w:rPr>
          <w:rStyle w:val="Hyperlink"/>
          <w:rFonts w:ascii="Times" w:hAnsi="Times"/>
          <w:i/>
          <w:iCs/>
          <w:lang w:val="en-US"/>
          <w:rPrChange w:id="558" w:author="Harvey Shyan Yih Tan" w:date="2019-09-26T01:31:00Z">
            <w:rPr>
              <w:rStyle w:val="Hyperlink"/>
              <w:rFonts w:ascii="Times" w:hAnsi="Times"/>
              <w:i/>
              <w:iCs/>
              <w:lang w:val="en-US"/>
            </w:rPr>
          </w:rPrChange>
        </w:rPr>
        <w:t>o</w:t>
      </w:r>
      <w:r w:rsidR="001412EF" w:rsidRPr="005C1980">
        <w:rPr>
          <w:rStyle w:val="Hyperlink"/>
          <w:rFonts w:ascii="Times" w:hAnsi="Times"/>
          <w:i/>
          <w:iCs/>
          <w:lang w:val="en-US"/>
          <w:rPrChange w:id="559" w:author="Harvey Shyan Yih Tan" w:date="2019-09-26T01:31:00Z">
            <w:rPr>
              <w:rStyle w:val="Hyperlink"/>
              <w:rFonts w:ascii="Times" w:hAnsi="Times"/>
              <w:i/>
              <w:iCs/>
              <w:lang w:val="en-US"/>
            </w:rPr>
          </w:rPrChange>
        </w:rPr>
        <w:t>rk-location/</w:t>
      </w:r>
      <w:r w:rsidR="00ED6C66" w:rsidRPr="005C1980">
        <w:rPr>
          <w:rStyle w:val="Hyperlink"/>
          <w:rFonts w:ascii="Times" w:hAnsi="Times"/>
          <w:i/>
          <w:iCs/>
          <w:lang w:val="en-US"/>
          <w:rPrChange w:id="560" w:author="Harvey Shyan Yih Tan" w:date="2019-09-26T01:31:00Z">
            <w:rPr>
              <w:rStyle w:val="Hyperlink"/>
              <w:rFonts w:ascii="Times" w:hAnsi="Times"/>
              <w:i/>
              <w:iCs/>
              <w:lang w:val="en-US"/>
            </w:rPr>
          </w:rPrChange>
        </w:rPr>
        <w:fldChar w:fldCharType="end"/>
      </w:r>
      <w:r w:rsidR="001412EF" w:rsidRPr="00A91B0C">
        <w:rPr>
          <w:rFonts w:ascii="Times" w:hAnsi="Times"/>
          <w:i/>
          <w:iCs/>
          <w:lang w:val="en-US"/>
        </w:rPr>
        <w:t xml:space="preserve"> </w:t>
      </w:r>
    </w:p>
    <w:p w14:paraId="0DFF00CB" w14:textId="0ACE27FE" w:rsidR="00042967" w:rsidRPr="005C1980" w:rsidRDefault="00042967" w:rsidP="00A91B0C">
      <w:pPr>
        <w:ind w:left="720"/>
        <w:rPr>
          <w:ins w:id="561" w:author="Harvey Shyan Yih Tan" w:date="2019-09-24T19:51:00Z"/>
          <w:rFonts w:ascii="Times" w:hAnsi="Times"/>
          <w:lang w:val="en-US"/>
          <w:rPrChange w:id="562" w:author="Harvey Shyan Yih Tan" w:date="2019-09-26T01:31:00Z">
            <w:rPr>
              <w:ins w:id="563" w:author="Harvey Shyan Yih Tan" w:date="2019-09-24T19:51:00Z"/>
              <w:rFonts w:ascii="Times" w:hAnsi="Times"/>
              <w:lang w:val="en-US"/>
            </w:rPr>
          </w:rPrChange>
        </w:rPr>
        <w:pPrChange w:id="564" w:author="Harvey Shyan Yih Tan" w:date="2019-09-26T17:37:00Z">
          <w:pPr>
            <w:ind w:left="720"/>
          </w:pPr>
        </w:pPrChange>
      </w:pPr>
    </w:p>
    <w:p w14:paraId="4D6D8AD6" w14:textId="29023226" w:rsidR="00042967" w:rsidRPr="005C1980" w:rsidRDefault="00042967" w:rsidP="00A91B0C">
      <w:pPr>
        <w:ind w:left="720"/>
        <w:rPr>
          <w:ins w:id="565" w:author="Harvey Shyan Yih Tan" w:date="2019-09-24T19:51:00Z"/>
          <w:rFonts w:ascii="Times" w:hAnsi="Times"/>
          <w:color w:val="538135" w:themeColor="accent6" w:themeShade="BF"/>
          <w:lang w:val="en-US"/>
          <w:rPrChange w:id="566" w:author="Harvey Shyan Yih Tan" w:date="2019-09-26T01:31:00Z">
            <w:rPr>
              <w:ins w:id="567" w:author="Harvey Shyan Yih Tan" w:date="2019-09-24T19:51:00Z"/>
              <w:rFonts w:ascii="Times" w:hAnsi="Times"/>
              <w:lang w:val="en-US"/>
            </w:rPr>
          </w:rPrChange>
        </w:rPr>
        <w:pPrChange w:id="568" w:author="Harvey Shyan Yih Tan" w:date="2019-09-26T17:37:00Z">
          <w:pPr/>
        </w:pPrChange>
      </w:pPr>
      <w:ins w:id="569" w:author="Harvey Shyan Yih Tan" w:date="2019-09-24T19:51:00Z">
        <w:r w:rsidRPr="005C1980">
          <w:rPr>
            <w:rFonts w:ascii="Times" w:hAnsi="Times"/>
            <w:color w:val="538135" w:themeColor="accent6" w:themeShade="BF"/>
            <w:lang w:val="en-US"/>
            <w:rPrChange w:id="570" w:author="Harvey Shyan Yih Tan" w:date="2019-09-26T01:31:00Z">
              <w:rPr>
                <w:rFonts w:ascii="Times" w:hAnsi="Times"/>
                <w:lang w:val="en-US"/>
              </w:rPr>
            </w:rPrChange>
          </w:rPr>
          <w:t>At the 7</w:t>
        </w:r>
        <w:r w:rsidRPr="005C1980">
          <w:rPr>
            <w:rFonts w:ascii="Times" w:hAnsi="Times"/>
            <w:color w:val="538135" w:themeColor="accent6" w:themeShade="BF"/>
            <w:vertAlign w:val="superscript"/>
            <w:lang w:val="en-US"/>
            <w:rPrChange w:id="571" w:author="Harvey Shyan Yih Tan" w:date="2019-09-26T01:31:00Z">
              <w:rPr>
                <w:rFonts w:ascii="Times" w:hAnsi="Times"/>
                <w:vertAlign w:val="superscript"/>
                <w:lang w:val="en-US"/>
              </w:rPr>
            </w:rPrChange>
          </w:rPr>
          <w:t>th</w:t>
        </w:r>
        <w:r w:rsidRPr="005C1980">
          <w:rPr>
            <w:rFonts w:ascii="Times" w:hAnsi="Times"/>
            <w:color w:val="538135" w:themeColor="accent6" w:themeShade="BF"/>
            <w:lang w:val="en-US"/>
            <w:rPrChange w:id="572" w:author="Harvey Shyan Yih Tan" w:date="2019-09-26T01:31:00Z">
              <w:rPr>
                <w:rFonts w:ascii="Times" w:hAnsi="Times"/>
                <w:lang w:val="en-US"/>
              </w:rPr>
            </w:rPrChange>
          </w:rPr>
          <w:t xml:space="preserve"> router, the path to these 3 destinations diverge.</w:t>
        </w:r>
      </w:ins>
      <w:ins w:id="573" w:author="Harvey Shyan Yih Tan" w:date="2019-09-24T20:26:00Z">
        <w:r w:rsidR="00C36F9E" w:rsidRPr="005C1980">
          <w:rPr>
            <w:rFonts w:ascii="Times" w:hAnsi="Times"/>
            <w:color w:val="538135" w:themeColor="accent6" w:themeShade="BF"/>
            <w:lang w:val="en-US"/>
            <w:rPrChange w:id="574" w:author="Harvey Shyan Yih Tan" w:date="2019-09-26T01:31:00Z">
              <w:rPr>
                <w:rFonts w:ascii="Times" w:hAnsi="Times"/>
                <w:lang w:val="en-US"/>
              </w:rPr>
            </w:rPrChange>
          </w:rPr>
          <w:t xml:space="preserve"> Japan has a shorter geographical</w:t>
        </w:r>
      </w:ins>
      <w:ins w:id="575" w:author="Harvey Shyan Yih Tan" w:date="2019-09-24T20:27:00Z">
        <w:r w:rsidR="00C36F9E" w:rsidRPr="005C1980">
          <w:rPr>
            <w:rFonts w:ascii="Times" w:hAnsi="Times"/>
            <w:color w:val="538135" w:themeColor="accent6" w:themeShade="BF"/>
            <w:lang w:val="en-US"/>
            <w:rPrChange w:id="576" w:author="Harvey Shyan Yih Tan" w:date="2019-09-26T01:31:00Z">
              <w:rPr>
                <w:rFonts w:ascii="Times" w:hAnsi="Times"/>
                <w:lang w:val="en-US"/>
              </w:rPr>
            </w:rPrChange>
          </w:rPr>
          <w:t xml:space="preserve"> compared to US but </w:t>
        </w:r>
      </w:ins>
      <w:proofErr w:type="gramStart"/>
      <w:ins w:id="577" w:author="Harvey Shyan Yih Tan" w:date="2019-09-24T20:28:00Z">
        <w:r w:rsidR="00C36F9E" w:rsidRPr="005C1980">
          <w:rPr>
            <w:rFonts w:ascii="Times" w:hAnsi="Times"/>
            <w:color w:val="538135" w:themeColor="accent6" w:themeShade="BF"/>
            <w:lang w:val="en-US"/>
            <w:rPrChange w:id="578" w:author="Harvey Shyan Yih Tan" w:date="2019-09-26T01:31:00Z">
              <w:rPr>
                <w:rFonts w:ascii="Times" w:hAnsi="Times"/>
                <w:lang w:val="en-US"/>
              </w:rPr>
            </w:rPrChange>
          </w:rPr>
          <w:t>U</w:t>
        </w:r>
      </w:ins>
      <w:ins w:id="579" w:author="Harvey Shyan Yih Tan" w:date="2019-09-24T20:29:00Z">
        <w:r w:rsidR="00C36F9E" w:rsidRPr="005C1980">
          <w:rPr>
            <w:rFonts w:ascii="Times" w:hAnsi="Times"/>
            <w:color w:val="538135" w:themeColor="accent6" w:themeShade="BF"/>
            <w:lang w:val="en-US"/>
            <w:rPrChange w:id="580" w:author="Harvey Shyan Yih Tan" w:date="2019-09-26T01:31:00Z">
              <w:rPr>
                <w:rFonts w:ascii="Times" w:hAnsi="Times"/>
                <w:lang w:val="en-US"/>
              </w:rPr>
            </w:rPrChange>
          </w:rPr>
          <w:t>S(</w:t>
        </w:r>
        <w:proofErr w:type="gramEnd"/>
        <w:r w:rsidR="00C36F9E" w:rsidRPr="005C1980">
          <w:rPr>
            <w:rFonts w:ascii="Times" w:hAnsi="Times"/>
            <w:color w:val="538135" w:themeColor="accent6" w:themeShade="BF"/>
            <w:lang w:val="en-US"/>
            <w:rPrChange w:id="581" w:author="Harvey Shyan Yih Tan" w:date="2019-09-26T01:31:00Z">
              <w:rPr>
                <w:rFonts w:ascii="Times" w:hAnsi="Times"/>
                <w:lang w:val="en-US"/>
              </w:rPr>
            </w:rPrChange>
          </w:rPr>
          <w:t>14 hops)</w:t>
        </w:r>
      </w:ins>
      <w:ins w:id="582" w:author="Harvey Shyan Yih Tan" w:date="2019-09-24T20:28:00Z">
        <w:r w:rsidR="00C36F9E" w:rsidRPr="005C1980">
          <w:rPr>
            <w:rFonts w:ascii="Times" w:hAnsi="Times"/>
            <w:color w:val="538135" w:themeColor="accent6" w:themeShade="BF"/>
            <w:lang w:val="en-US"/>
            <w:rPrChange w:id="583" w:author="Harvey Shyan Yih Tan" w:date="2019-09-26T01:31:00Z">
              <w:rPr>
                <w:rFonts w:ascii="Times" w:hAnsi="Times"/>
                <w:lang w:val="en-US"/>
              </w:rPr>
            </w:rPrChange>
          </w:rPr>
          <w:t xml:space="preserve"> took one less hop compared to Japan</w:t>
        </w:r>
      </w:ins>
      <w:ins w:id="584" w:author="Harvey Shyan Yih Tan" w:date="2019-09-24T20:29:00Z">
        <w:r w:rsidR="00C36F9E" w:rsidRPr="005C1980">
          <w:rPr>
            <w:rFonts w:ascii="Times" w:hAnsi="Times"/>
            <w:color w:val="538135" w:themeColor="accent6" w:themeShade="BF"/>
            <w:lang w:val="en-US"/>
            <w:rPrChange w:id="585" w:author="Harvey Shyan Yih Tan" w:date="2019-09-26T01:31:00Z">
              <w:rPr>
                <w:rFonts w:ascii="Times" w:hAnsi="Times"/>
                <w:lang w:val="en-US"/>
              </w:rPr>
            </w:rPrChange>
          </w:rPr>
          <w:t>(15 hops)</w:t>
        </w:r>
      </w:ins>
      <w:ins w:id="586" w:author="Harvey Shyan Yih Tan" w:date="2019-09-26T00:52:00Z">
        <w:r w:rsidR="00463818" w:rsidRPr="00A91B0C">
          <w:rPr>
            <w:rFonts w:ascii="Times" w:hAnsi="Times"/>
            <w:color w:val="538135" w:themeColor="accent6" w:themeShade="BF"/>
            <w:lang w:val="en-US"/>
          </w:rPr>
          <w:t xml:space="preserve"> thus the number of hops on each path is not pr</w:t>
        </w:r>
        <w:r w:rsidR="00463818" w:rsidRPr="005C1980">
          <w:rPr>
            <w:rFonts w:ascii="Times" w:hAnsi="Times"/>
            <w:color w:val="538135" w:themeColor="accent6" w:themeShade="BF"/>
            <w:lang w:val="en-US"/>
            <w:rPrChange w:id="587" w:author="Harvey Shyan Yih Tan" w:date="2019-09-26T01:31:00Z">
              <w:rPr>
                <w:rFonts w:ascii="Times" w:hAnsi="Times"/>
                <w:color w:val="538135" w:themeColor="accent6" w:themeShade="BF"/>
                <w:lang w:val="en-US"/>
              </w:rPr>
            </w:rPrChange>
          </w:rPr>
          <w:t>opor</w:t>
        </w:r>
      </w:ins>
      <w:ins w:id="588" w:author="Harvey Shyan Yih Tan" w:date="2019-09-26T00:53:00Z">
        <w:r w:rsidR="00463818" w:rsidRPr="005C1980">
          <w:rPr>
            <w:rFonts w:ascii="Times" w:hAnsi="Times"/>
            <w:color w:val="538135" w:themeColor="accent6" w:themeShade="BF"/>
            <w:lang w:val="en-US"/>
            <w:rPrChange w:id="589" w:author="Harvey Shyan Yih Tan" w:date="2019-09-26T01:31:00Z">
              <w:rPr>
                <w:rFonts w:ascii="Times" w:hAnsi="Times"/>
                <w:color w:val="538135" w:themeColor="accent6" w:themeShade="BF"/>
                <w:lang w:val="en-US"/>
              </w:rPr>
            </w:rPrChange>
          </w:rPr>
          <w:t>tional to the physical distance</w:t>
        </w:r>
      </w:ins>
      <w:ins w:id="590" w:author="Harvey Shyan Yih Tan" w:date="2019-09-24T20:28:00Z">
        <w:r w:rsidR="00C36F9E" w:rsidRPr="005C1980">
          <w:rPr>
            <w:rFonts w:ascii="Times" w:hAnsi="Times"/>
            <w:color w:val="538135" w:themeColor="accent6" w:themeShade="BF"/>
            <w:lang w:val="en-US"/>
            <w:rPrChange w:id="591" w:author="Harvey Shyan Yih Tan" w:date="2019-09-26T01:31:00Z">
              <w:rPr>
                <w:rFonts w:ascii="Times" w:hAnsi="Times"/>
                <w:lang w:val="en-US"/>
              </w:rPr>
            </w:rPrChange>
          </w:rPr>
          <w:t>.</w:t>
        </w:r>
      </w:ins>
      <w:ins w:id="592" w:author="Harvey Shyan Yih Tan" w:date="2019-09-24T20:29:00Z">
        <w:r w:rsidR="001B02A1" w:rsidRPr="00A91B0C">
          <w:rPr>
            <w:rFonts w:ascii="Times" w:hAnsi="Times"/>
            <w:color w:val="538135" w:themeColor="accent6" w:themeShade="BF"/>
            <w:lang w:val="en-US"/>
          </w:rPr>
          <w:t xml:space="preserve"> </w:t>
        </w:r>
      </w:ins>
    </w:p>
    <w:p w14:paraId="21E0F040" w14:textId="77777777" w:rsidR="00042967" w:rsidRPr="005C1980" w:rsidRDefault="00042967" w:rsidP="00A91B0C">
      <w:pPr>
        <w:ind w:left="720"/>
        <w:rPr>
          <w:rFonts w:ascii="Times" w:hAnsi="Times"/>
          <w:lang w:val="en-US"/>
          <w:rPrChange w:id="593" w:author="Harvey Shyan Yih Tan" w:date="2019-09-26T01:31:00Z">
            <w:rPr>
              <w:rFonts w:ascii="Times" w:hAnsi="Times"/>
              <w:i/>
              <w:iCs/>
              <w:lang w:val="en-US"/>
            </w:rPr>
          </w:rPrChange>
        </w:rPr>
        <w:pPrChange w:id="594" w:author="Harvey Shyan Yih Tan" w:date="2019-09-26T17:37:00Z">
          <w:pPr>
            <w:ind w:left="720"/>
          </w:pPr>
        </w:pPrChange>
      </w:pPr>
    </w:p>
    <w:p w14:paraId="17A7C5E6" w14:textId="465FC3DB" w:rsidR="00DD6D32" w:rsidRPr="005C1980" w:rsidRDefault="00DD6D32" w:rsidP="00A91B0C">
      <w:pPr>
        <w:pStyle w:val="ListParagraph"/>
        <w:numPr>
          <w:ilvl w:val="0"/>
          <w:numId w:val="4"/>
        </w:numPr>
        <w:rPr>
          <w:rFonts w:ascii="Times" w:hAnsi="Times"/>
          <w:lang w:val="en-US"/>
          <w:rPrChange w:id="595" w:author="Harvey Shyan Yih Tan" w:date="2019-09-26T01:31:00Z">
            <w:rPr>
              <w:rFonts w:ascii="Times" w:hAnsi="Times"/>
              <w:lang w:val="en-US"/>
            </w:rPr>
          </w:rPrChange>
        </w:rPr>
        <w:pPrChange w:id="596" w:author="Harvey Shyan Yih Tan" w:date="2019-09-26T17:37:00Z">
          <w:pPr>
            <w:pStyle w:val="ListParagraph"/>
            <w:numPr>
              <w:numId w:val="4"/>
            </w:numPr>
            <w:ind w:hanging="360"/>
          </w:pPr>
        </w:pPrChange>
      </w:pPr>
      <w:r w:rsidRPr="00A91B0C">
        <w:rPr>
          <w:rFonts w:ascii="Times" w:hAnsi="Times"/>
          <w:lang w:val="en-US"/>
        </w:rPr>
        <w:t>Several servers distributed around</w:t>
      </w:r>
      <w:r w:rsidR="001412EF" w:rsidRPr="005C1980">
        <w:rPr>
          <w:rFonts w:ascii="Times" w:hAnsi="Times"/>
          <w:lang w:val="en-US"/>
          <w:rPrChange w:id="597" w:author="Harvey Shyan Yih Tan" w:date="2019-09-26T01:31:00Z">
            <w:rPr>
              <w:rFonts w:ascii="Times" w:hAnsi="Times"/>
              <w:lang w:val="en-US"/>
            </w:rPr>
          </w:rPrChange>
        </w:rPr>
        <w:t xml:space="preserve"> </w:t>
      </w:r>
      <w:r w:rsidR="005F512A" w:rsidRPr="005C1980">
        <w:rPr>
          <w:rFonts w:ascii="Times" w:hAnsi="Times"/>
          <w:lang w:val="en-US"/>
          <w:rPrChange w:id="598" w:author="Harvey Shyan Yih Tan" w:date="2019-09-26T01:31:00Z">
            <w:rPr>
              <w:rFonts w:ascii="Times" w:hAnsi="Times"/>
              <w:lang w:val="en-US"/>
            </w:rPr>
          </w:rPrChange>
        </w:rPr>
        <w:t>the world provide a web interface from which you can perform a traceroute to any other host in the Internet. Here are two examples</w:t>
      </w:r>
      <w:r w:rsidR="002273F8" w:rsidRPr="005C1980">
        <w:rPr>
          <w:rFonts w:ascii="Times" w:hAnsi="Times"/>
          <w:lang w:val="en-US"/>
          <w:rPrChange w:id="599" w:author="Harvey Shyan Yih Tan" w:date="2019-09-26T01:31:00Z">
            <w:rPr>
              <w:rFonts w:ascii="Times" w:hAnsi="Times"/>
              <w:lang w:val="en-US"/>
            </w:rPr>
          </w:rPrChange>
        </w:rPr>
        <w:t>:</w:t>
      </w:r>
    </w:p>
    <w:p w14:paraId="62E98B03" w14:textId="747EA5BB" w:rsidR="002273F8" w:rsidRPr="005C1980" w:rsidRDefault="00ED6C66" w:rsidP="00A91B0C">
      <w:pPr>
        <w:pStyle w:val="ListParagraph"/>
        <w:numPr>
          <w:ilvl w:val="0"/>
          <w:numId w:val="6"/>
        </w:numPr>
        <w:rPr>
          <w:ins w:id="600" w:author="Harvey Shyan Yih Tan" w:date="2019-09-26T00:40:00Z"/>
          <w:rFonts w:ascii="Times" w:hAnsi="Times"/>
          <w:lang w:val="en-US"/>
          <w:rPrChange w:id="601" w:author="Harvey Shyan Yih Tan" w:date="2019-09-26T01:31:00Z">
            <w:rPr>
              <w:ins w:id="602" w:author="Harvey Shyan Yih Tan" w:date="2019-09-26T00:40:00Z"/>
              <w:rFonts w:ascii="Times" w:hAnsi="Times"/>
              <w:lang w:val="en-US"/>
            </w:rPr>
          </w:rPrChange>
        </w:rPr>
        <w:pPrChange w:id="603" w:author="Harvey Shyan Yih Tan" w:date="2019-09-26T17:37:00Z">
          <w:pPr>
            <w:pStyle w:val="ListParagraph"/>
            <w:numPr>
              <w:numId w:val="6"/>
            </w:numPr>
            <w:ind w:left="1440" w:hanging="360"/>
          </w:pPr>
        </w:pPrChange>
      </w:pPr>
      <w:r w:rsidRPr="00A91B0C">
        <w:rPr>
          <w:rFonts w:ascii="Times" w:hAnsi="Times"/>
        </w:rPr>
        <w:fldChar w:fldCharType="begin"/>
      </w:r>
      <w:r w:rsidRPr="005C1980">
        <w:rPr>
          <w:rFonts w:ascii="Times" w:hAnsi="Times"/>
          <w:rPrChange w:id="604" w:author="Harvey Shyan Yih Tan" w:date="2019-09-26T01:31:00Z">
            <w:rPr>
              <w:rFonts w:ascii="Times" w:hAnsi="Times"/>
            </w:rPr>
          </w:rPrChange>
        </w:rPr>
        <w:instrText xml:space="preserve"> HYPERLINK "http://www.speedtest.com.sg/tr.php" </w:instrText>
      </w:r>
      <w:r w:rsidRPr="005C1980">
        <w:rPr>
          <w:rFonts w:ascii="Times" w:hAnsi="Times"/>
          <w:rPrChange w:id="605" w:author="Harvey Shyan Yih Tan" w:date="2019-09-26T01:31:00Z">
            <w:rPr>
              <w:rFonts w:ascii="Times" w:hAnsi="Times"/>
            </w:rPr>
          </w:rPrChange>
        </w:rPr>
        <w:fldChar w:fldCharType="separate"/>
      </w:r>
      <w:r w:rsidR="002273F8" w:rsidRPr="005C1980">
        <w:rPr>
          <w:rStyle w:val="Hyperlink"/>
          <w:rFonts w:ascii="Times" w:hAnsi="Times"/>
          <w:lang w:val="en-US"/>
          <w:rPrChange w:id="606" w:author="Harvey Shyan Yih Tan" w:date="2019-09-26T01:31:00Z">
            <w:rPr>
              <w:rStyle w:val="Hyperlink"/>
              <w:rFonts w:ascii="Times" w:hAnsi="Times"/>
              <w:lang w:val="en-US"/>
            </w:rPr>
          </w:rPrChange>
        </w:rPr>
        <w:t>http://www</w:t>
      </w:r>
      <w:r w:rsidR="002273F8" w:rsidRPr="005C1980">
        <w:rPr>
          <w:rStyle w:val="Hyperlink"/>
          <w:rFonts w:ascii="Times" w:hAnsi="Times"/>
          <w:lang w:val="en-US"/>
          <w:rPrChange w:id="607" w:author="Harvey Shyan Yih Tan" w:date="2019-09-26T01:31:00Z">
            <w:rPr>
              <w:rStyle w:val="Hyperlink"/>
              <w:rFonts w:ascii="Times" w:hAnsi="Times"/>
              <w:lang w:val="en-US"/>
            </w:rPr>
          </w:rPrChange>
        </w:rPr>
        <w:t>.</w:t>
      </w:r>
      <w:r w:rsidR="002273F8" w:rsidRPr="005C1980">
        <w:rPr>
          <w:rStyle w:val="Hyperlink"/>
          <w:rFonts w:ascii="Times" w:hAnsi="Times"/>
          <w:lang w:val="en-US"/>
          <w:rPrChange w:id="608" w:author="Harvey Shyan Yih Tan" w:date="2019-09-26T01:31:00Z">
            <w:rPr>
              <w:rStyle w:val="Hyperlink"/>
              <w:rFonts w:ascii="Times" w:hAnsi="Times"/>
              <w:lang w:val="en-US"/>
            </w:rPr>
          </w:rPrChange>
        </w:rPr>
        <w:t>speedtes</w:t>
      </w:r>
      <w:r w:rsidR="002273F8" w:rsidRPr="005C1980">
        <w:rPr>
          <w:rStyle w:val="Hyperlink"/>
          <w:rFonts w:ascii="Times" w:hAnsi="Times"/>
          <w:lang w:val="en-US"/>
          <w:rPrChange w:id="609" w:author="Harvey Shyan Yih Tan" w:date="2019-09-26T01:31:00Z">
            <w:rPr>
              <w:rStyle w:val="Hyperlink"/>
              <w:rFonts w:ascii="Times" w:hAnsi="Times"/>
              <w:lang w:val="en-US"/>
            </w:rPr>
          </w:rPrChange>
        </w:rPr>
        <w:t>t</w:t>
      </w:r>
      <w:r w:rsidR="002273F8" w:rsidRPr="005C1980">
        <w:rPr>
          <w:rStyle w:val="Hyperlink"/>
          <w:rFonts w:ascii="Times" w:hAnsi="Times"/>
          <w:lang w:val="en-US"/>
          <w:rPrChange w:id="610" w:author="Harvey Shyan Yih Tan" w:date="2019-09-26T01:31:00Z">
            <w:rPr>
              <w:rStyle w:val="Hyperlink"/>
              <w:rFonts w:ascii="Times" w:hAnsi="Times"/>
              <w:lang w:val="en-US"/>
            </w:rPr>
          </w:rPrChange>
        </w:rPr>
        <w:t>.com.sg/t</w:t>
      </w:r>
      <w:r w:rsidR="002273F8" w:rsidRPr="005C1980">
        <w:rPr>
          <w:rStyle w:val="Hyperlink"/>
          <w:rFonts w:ascii="Times" w:hAnsi="Times"/>
          <w:lang w:val="en-US"/>
          <w:rPrChange w:id="611" w:author="Harvey Shyan Yih Tan" w:date="2019-09-26T01:31:00Z">
            <w:rPr>
              <w:rStyle w:val="Hyperlink"/>
              <w:rFonts w:ascii="Times" w:hAnsi="Times"/>
              <w:lang w:val="en-US"/>
            </w:rPr>
          </w:rPrChange>
        </w:rPr>
        <w:t>r</w:t>
      </w:r>
      <w:r w:rsidR="002273F8" w:rsidRPr="005C1980">
        <w:rPr>
          <w:rStyle w:val="Hyperlink"/>
          <w:rFonts w:ascii="Times" w:hAnsi="Times"/>
          <w:lang w:val="en-US"/>
          <w:rPrChange w:id="612" w:author="Harvey Shyan Yih Tan" w:date="2019-09-26T01:31:00Z">
            <w:rPr>
              <w:rStyle w:val="Hyperlink"/>
              <w:rFonts w:ascii="Times" w:hAnsi="Times"/>
              <w:lang w:val="en-US"/>
            </w:rPr>
          </w:rPrChange>
        </w:rPr>
        <w:t>.php</w:t>
      </w:r>
      <w:r w:rsidRPr="005C1980">
        <w:rPr>
          <w:rStyle w:val="Hyperlink"/>
          <w:rFonts w:ascii="Times" w:hAnsi="Times"/>
          <w:lang w:val="en-US"/>
          <w:rPrChange w:id="613" w:author="Harvey Shyan Yih Tan" w:date="2019-09-26T01:31:00Z">
            <w:rPr>
              <w:rStyle w:val="Hyperlink"/>
              <w:rFonts w:ascii="Times" w:hAnsi="Times"/>
              <w:lang w:val="en-US"/>
            </w:rPr>
          </w:rPrChange>
        </w:rPr>
        <w:fldChar w:fldCharType="end"/>
      </w:r>
      <w:r w:rsidR="002273F8" w:rsidRPr="00A91B0C">
        <w:rPr>
          <w:rFonts w:ascii="Times" w:hAnsi="Times"/>
          <w:lang w:val="en-US"/>
        </w:rPr>
        <w:t xml:space="preserve"> </w:t>
      </w:r>
    </w:p>
    <w:p w14:paraId="39A8EB00" w14:textId="36551574" w:rsidR="00EF0282" w:rsidRPr="00A91B0C" w:rsidRDefault="00EF0282" w:rsidP="00A91B0C">
      <w:pPr>
        <w:rPr>
          <w:ins w:id="614" w:author="Harvey Shyan Yih Tan" w:date="2019-09-26T00:50:00Z"/>
          <w:rFonts w:ascii="Times" w:hAnsi="Times"/>
          <w:lang w:val="en-US"/>
        </w:rPr>
        <w:pPrChange w:id="615" w:author="Harvey Shyan Yih Tan" w:date="2019-09-26T17:37:00Z">
          <w:pPr/>
        </w:pPrChange>
      </w:pPr>
      <w:ins w:id="616" w:author="Harvey Shyan Yih Tan" w:date="2019-09-26T00:40:00Z">
        <w:r w:rsidRPr="00A91B0C">
          <w:rPr>
            <w:rFonts w:ascii="Times" w:hAnsi="Times"/>
            <w:noProof/>
            <w:lang w:val="en-US"/>
          </w:rPr>
          <w:lastRenderedPageBreak/>
          <w:drawing>
            <wp:inline distT="0" distB="0" distL="0" distR="0" wp14:anchorId="567FD2F9" wp14:editId="584CB623">
              <wp:extent cx="5727700" cy="2247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019-09-26 at 12.39.24 am.png"/>
                      <pic:cNvPicPr/>
                    </pic:nvPicPr>
                    <pic:blipFill>
                      <a:blip r:embed="rId14">
                        <a:extLst>
                          <a:ext uri="{28A0092B-C50C-407E-A947-70E740481C1C}">
                            <a14:useLocalDpi xmlns:a14="http://schemas.microsoft.com/office/drawing/2010/main" val="0"/>
                          </a:ext>
                        </a:extLst>
                      </a:blip>
                      <a:stretch>
                        <a:fillRect/>
                      </a:stretch>
                    </pic:blipFill>
                    <pic:spPr>
                      <a:xfrm>
                        <a:off x="0" y="0"/>
                        <a:ext cx="5727700" cy="2247900"/>
                      </a:xfrm>
                      <a:prstGeom prst="rect">
                        <a:avLst/>
                      </a:prstGeom>
                    </pic:spPr>
                  </pic:pic>
                </a:graphicData>
              </a:graphic>
            </wp:inline>
          </w:drawing>
        </w:r>
      </w:ins>
    </w:p>
    <w:p w14:paraId="7924C73F" w14:textId="28194F71" w:rsidR="00883BD5" w:rsidRPr="005C1980" w:rsidRDefault="00883BD5" w:rsidP="00A91B0C">
      <w:pPr>
        <w:rPr>
          <w:ins w:id="617" w:author="Harvey Shyan Yih Tan" w:date="2019-09-26T00:50:00Z"/>
          <w:rFonts w:ascii="Times" w:hAnsi="Times"/>
          <w:lang w:val="en-US"/>
          <w:rPrChange w:id="618" w:author="Harvey Shyan Yih Tan" w:date="2019-09-26T01:31:00Z">
            <w:rPr>
              <w:ins w:id="619" w:author="Harvey Shyan Yih Tan" w:date="2019-09-26T00:50:00Z"/>
              <w:rFonts w:ascii="Times" w:hAnsi="Times"/>
              <w:lang w:val="en-US"/>
            </w:rPr>
          </w:rPrChange>
        </w:rPr>
        <w:pPrChange w:id="620" w:author="Harvey Shyan Yih Tan" w:date="2019-09-26T17:37:00Z">
          <w:pPr/>
        </w:pPrChange>
      </w:pPr>
      <w:ins w:id="621" w:author="Harvey Shyan Yih Tan" w:date="2019-09-26T00:50:00Z">
        <w:r w:rsidRPr="005C1980">
          <w:rPr>
            <w:rFonts w:ascii="Times" w:hAnsi="Times"/>
            <w:i/>
            <w:iCs/>
            <w:lang w:val="en-US"/>
            <w:rPrChange w:id="622" w:author="Harvey Shyan Yih Tan" w:date="2019-09-26T01:31:00Z">
              <w:rPr>
                <w:rFonts w:ascii="Times" w:hAnsi="Times"/>
                <w:i/>
                <w:iCs/>
                <w:lang w:val="en-US"/>
              </w:rPr>
            </w:rPrChange>
          </w:rPr>
          <w:t>*</w:t>
        </w:r>
        <w:proofErr w:type="gramStart"/>
        <w:r w:rsidRPr="005C1980">
          <w:rPr>
            <w:rFonts w:ascii="Times" w:hAnsi="Times"/>
            <w:i/>
            <w:iCs/>
            <w:lang w:val="en-US"/>
            <w:rPrChange w:id="623" w:author="Harvey Shyan Yih Tan" w:date="2019-09-26T01:31:00Z">
              <w:rPr>
                <w:rFonts w:ascii="Times" w:hAnsi="Times"/>
                <w:i/>
                <w:iCs/>
                <w:lang w:val="en-US"/>
              </w:rPr>
            </w:rPrChange>
          </w:rPr>
          <w:t>reverse(</w:t>
        </w:r>
        <w:proofErr w:type="gramEnd"/>
        <w:r w:rsidRPr="005C1980">
          <w:rPr>
            <w:rFonts w:ascii="Times" w:hAnsi="Times"/>
            <w:i/>
            <w:iCs/>
            <w:lang w:val="en-US"/>
            <w:rPrChange w:id="624" w:author="Harvey Shyan Yih Tan" w:date="2019-09-26T01:31:00Z">
              <w:rPr>
                <w:rFonts w:ascii="Times" w:hAnsi="Times"/>
                <w:i/>
                <w:iCs/>
                <w:lang w:val="en-US"/>
              </w:rPr>
            </w:rPrChange>
          </w:rPr>
          <w:t>to speedtest</w:t>
        </w:r>
      </w:ins>
      <w:ins w:id="625" w:author="Harvey Shyan Yih Tan" w:date="2019-09-26T00:51:00Z">
        <w:r w:rsidRPr="005C1980">
          <w:rPr>
            <w:rFonts w:ascii="Times" w:hAnsi="Times"/>
            <w:i/>
            <w:iCs/>
            <w:lang w:val="en-US"/>
            <w:rPrChange w:id="626" w:author="Harvey Shyan Yih Tan" w:date="2019-09-26T01:31:00Z">
              <w:rPr>
                <w:rFonts w:ascii="Times" w:hAnsi="Times"/>
                <w:i/>
                <w:iCs/>
                <w:lang w:val="en-US"/>
              </w:rPr>
            </w:rPrChange>
          </w:rPr>
          <w:t>.com.sg</w:t>
        </w:r>
      </w:ins>
      <w:ins w:id="627" w:author="Harvey Shyan Yih Tan" w:date="2019-09-26T00:50:00Z">
        <w:r w:rsidRPr="005C1980">
          <w:rPr>
            <w:rFonts w:ascii="Times" w:hAnsi="Times"/>
            <w:i/>
            <w:iCs/>
            <w:lang w:val="en-US"/>
            <w:rPrChange w:id="628" w:author="Harvey Shyan Yih Tan" w:date="2019-09-26T01:31:00Z">
              <w:rPr>
                <w:rFonts w:ascii="Times" w:hAnsi="Times"/>
                <w:i/>
                <w:iCs/>
                <w:lang w:val="en-US"/>
              </w:rPr>
            </w:rPrChange>
          </w:rPr>
          <w:t>)</w:t>
        </w:r>
      </w:ins>
    </w:p>
    <w:p w14:paraId="2C76A447" w14:textId="69666EF3" w:rsidR="00883BD5" w:rsidRPr="00A91B0C" w:rsidRDefault="00883BD5" w:rsidP="00A91B0C">
      <w:pPr>
        <w:rPr>
          <w:ins w:id="629" w:author="Harvey Shyan Yih Tan" w:date="2019-09-26T00:50:00Z"/>
          <w:rFonts w:ascii="Times" w:hAnsi="Times"/>
          <w:lang w:val="en-US"/>
        </w:rPr>
        <w:pPrChange w:id="630" w:author="Harvey Shyan Yih Tan" w:date="2019-09-26T17:37:00Z">
          <w:pPr/>
        </w:pPrChange>
      </w:pPr>
      <w:ins w:id="631" w:author="Harvey Shyan Yih Tan" w:date="2019-09-26T00:50:00Z">
        <w:r w:rsidRPr="00A91B0C">
          <w:rPr>
            <w:rFonts w:ascii="Times" w:hAnsi="Times"/>
            <w:noProof/>
            <w:lang w:val="en-US"/>
          </w:rPr>
          <w:drawing>
            <wp:inline distT="0" distB="0" distL="0" distR="0" wp14:anchorId="19BB485B" wp14:editId="04B0AB4E">
              <wp:extent cx="5727700" cy="21056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2019-09-26 at 12.49.32 am.png"/>
                      <pic:cNvPicPr/>
                    </pic:nvPicPr>
                    <pic:blipFill>
                      <a:blip r:embed="rId15">
                        <a:extLst>
                          <a:ext uri="{28A0092B-C50C-407E-A947-70E740481C1C}">
                            <a14:useLocalDpi xmlns:a14="http://schemas.microsoft.com/office/drawing/2010/main" val="0"/>
                          </a:ext>
                        </a:extLst>
                      </a:blip>
                      <a:stretch>
                        <a:fillRect/>
                      </a:stretch>
                    </pic:blipFill>
                    <pic:spPr>
                      <a:xfrm>
                        <a:off x="0" y="0"/>
                        <a:ext cx="5727700" cy="2105660"/>
                      </a:xfrm>
                      <a:prstGeom prst="rect">
                        <a:avLst/>
                      </a:prstGeom>
                    </pic:spPr>
                  </pic:pic>
                </a:graphicData>
              </a:graphic>
            </wp:inline>
          </w:drawing>
        </w:r>
      </w:ins>
    </w:p>
    <w:p w14:paraId="49AA5A37" w14:textId="77777777" w:rsidR="00883BD5" w:rsidRPr="005C1980" w:rsidRDefault="00883BD5" w:rsidP="00A91B0C">
      <w:pPr>
        <w:rPr>
          <w:rFonts w:ascii="Times" w:hAnsi="Times"/>
          <w:lang w:val="en-US"/>
          <w:rPrChange w:id="632" w:author="Harvey Shyan Yih Tan" w:date="2019-09-26T01:31:00Z">
            <w:rPr>
              <w:lang w:val="en-US"/>
            </w:rPr>
          </w:rPrChange>
        </w:rPr>
        <w:pPrChange w:id="633" w:author="Harvey Shyan Yih Tan" w:date="2019-09-26T17:37:00Z">
          <w:pPr>
            <w:pStyle w:val="ListParagraph"/>
            <w:numPr>
              <w:numId w:val="6"/>
            </w:numPr>
            <w:ind w:left="1440" w:hanging="360"/>
          </w:pPr>
        </w:pPrChange>
      </w:pPr>
    </w:p>
    <w:p w14:paraId="0820C981" w14:textId="11F44013" w:rsidR="002273F8" w:rsidRPr="005C1980" w:rsidRDefault="00ED6C66" w:rsidP="00A91B0C">
      <w:pPr>
        <w:pStyle w:val="ListParagraph"/>
        <w:numPr>
          <w:ilvl w:val="0"/>
          <w:numId w:val="6"/>
        </w:numPr>
        <w:rPr>
          <w:ins w:id="634" w:author="Harvey Shyan Yih Tan" w:date="2019-09-26T00:40:00Z"/>
          <w:rFonts w:ascii="Times" w:hAnsi="Times"/>
          <w:lang w:val="en-US"/>
          <w:rPrChange w:id="635" w:author="Harvey Shyan Yih Tan" w:date="2019-09-26T01:31:00Z">
            <w:rPr>
              <w:ins w:id="636" w:author="Harvey Shyan Yih Tan" w:date="2019-09-26T00:40:00Z"/>
              <w:rFonts w:ascii="Times" w:hAnsi="Times"/>
              <w:lang w:val="en-US"/>
            </w:rPr>
          </w:rPrChange>
        </w:rPr>
        <w:pPrChange w:id="637" w:author="Harvey Shyan Yih Tan" w:date="2019-09-26T17:37:00Z">
          <w:pPr>
            <w:pStyle w:val="ListParagraph"/>
            <w:numPr>
              <w:numId w:val="6"/>
            </w:numPr>
            <w:ind w:left="1440" w:hanging="360"/>
          </w:pPr>
        </w:pPrChange>
      </w:pPr>
      <w:r w:rsidRPr="00A91B0C">
        <w:rPr>
          <w:rFonts w:ascii="Times" w:hAnsi="Times"/>
        </w:rPr>
        <w:fldChar w:fldCharType="begin"/>
      </w:r>
      <w:r w:rsidRPr="005C1980">
        <w:rPr>
          <w:rFonts w:ascii="Times" w:hAnsi="Times"/>
          <w:rPrChange w:id="638" w:author="Harvey Shyan Yih Tan" w:date="2019-09-26T01:31:00Z">
            <w:rPr>
              <w:rFonts w:ascii="Times" w:hAnsi="Times"/>
            </w:rPr>
          </w:rPrChange>
        </w:rPr>
        <w:instrText xml:space="preserve"> HYPERLINK "https://www.telstra.net/cgi-bin/trace" </w:instrText>
      </w:r>
      <w:r w:rsidRPr="005C1980">
        <w:rPr>
          <w:rFonts w:ascii="Times" w:hAnsi="Times"/>
          <w:rPrChange w:id="639" w:author="Harvey Shyan Yih Tan" w:date="2019-09-26T01:31:00Z">
            <w:rPr>
              <w:rFonts w:ascii="Times" w:hAnsi="Times"/>
            </w:rPr>
          </w:rPrChange>
        </w:rPr>
        <w:fldChar w:fldCharType="separate"/>
      </w:r>
      <w:r w:rsidR="002273F8" w:rsidRPr="005C1980">
        <w:rPr>
          <w:rStyle w:val="Hyperlink"/>
          <w:rFonts w:ascii="Times" w:hAnsi="Times"/>
          <w:lang w:val="en-US"/>
          <w:rPrChange w:id="640" w:author="Harvey Shyan Yih Tan" w:date="2019-09-26T01:31:00Z">
            <w:rPr>
              <w:rStyle w:val="Hyperlink"/>
              <w:rFonts w:ascii="Times" w:hAnsi="Times"/>
              <w:lang w:val="en-US"/>
            </w:rPr>
          </w:rPrChange>
        </w:rPr>
        <w:t>https://www.telstr</w:t>
      </w:r>
      <w:r w:rsidR="002273F8" w:rsidRPr="005C1980">
        <w:rPr>
          <w:rStyle w:val="Hyperlink"/>
          <w:rFonts w:ascii="Times" w:hAnsi="Times"/>
          <w:lang w:val="en-US"/>
          <w:rPrChange w:id="641" w:author="Harvey Shyan Yih Tan" w:date="2019-09-26T01:31:00Z">
            <w:rPr>
              <w:rStyle w:val="Hyperlink"/>
              <w:rFonts w:ascii="Times" w:hAnsi="Times"/>
              <w:lang w:val="en-US"/>
            </w:rPr>
          </w:rPrChange>
        </w:rPr>
        <w:t>a</w:t>
      </w:r>
      <w:r w:rsidR="002273F8" w:rsidRPr="005C1980">
        <w:rPr>
          <w:rStyle w:val="Hyperlink"/>
          <w:rFonts w:ascii="Times" w:hAnsi="Times"/>
          <w:lang w:val="en-US"/>
          <w:rPrChange w:id="642" w:author="Harvey Shyan Yih Tan" w:date="2019-09-26T01:31:00Z">
            <w:rPr>
              <w:rStyle w:val="Hyperlink"/>
              <w:rFonts w:ascii="Times" w:hAnsi="Times"/>
              <w:lang w:val="en-US"/>
            </w:rPr>
          </w:rPrChange>
        </w:rPr>
        <w:t>.net/cgi-bin/trace</w:t>
      </w:r>
      <w:r w:rsidRPr="005C1980">
        <w:rPr>
          <w:rStyle w:val="Hyperlink"/>
          <w:rFonts w:ascii="Times" w:hAnsi="Times"/>
          <w:lang w:val="en-US"/>
          <w:rPrChange w:id="643" w:author="Harvey Shyan Yih Tan" w:date="2019-09-26T01:31:00Z">
            <w:rPr>
              <w:rStyle w:val="Hyperlink"/>
              <w:rFonts w:ascii="Times" w:hAnsi="Times"/>
              <w:lang w:val="en-US"/>
            </w:rPr>
          </w:rPrChange>
        </w:rPr>
        <w:fldChar w:fldCharType="end"/>
      </w:r>
      <w:r w:rsidR="002273F8" w:rsidRPr="00A91B0C">
        <w:rPr>
          <w:rFonts w:ascii="Times" w:hAnsi="Times"/>
          <w:lang w:val="en-US"/>
        </w:rPr>
        <w:t xml:space="preserve"> </w:t>
      </w:r>
    </w:p>
    <w:p w14:paraId="624AC6D5" w14:textId="4B6AF09C" w:rsidR="00EF0282" w:rsidRPr="00A91B0C" w:rsidRDefault="00EF0282" w:rsidP="00A91B0C">
      <w:pPr>
        <w:rPr>
          <w:ins w:id="644" w:author="Harvey Shyan Yih Tan" w:date="2019-09-26T00:40:00Z"/>
          <w:rFonts w:ascii="Times" w:hAnsi="Times"/>
          <w:lang w:val="en-US"/>
        </w:rPr>
        <w:pPrChange w:id="645" w:author="Harvey Shyan Yih Tan" w:date="2019-09-26T17:37:00Z">
          <w:pPr/>
        </w:pPrChange>
      </w:pPr>
      <w:ins w:id="646" w:author="Harvey Shyan Yih Tan" w:date="2019-09-26T00:40:00Z">
        <w:r w:rsidRPr="00A91B0C">
          <w:rPr>
            <w:rFonts w:ascii="Times" w:hAnsi="Times"/>
            <w:noProof/>
            <w:lang w:val="en-US"/>
          </w:rPr>
          <w:drawing>
            <wp:inline distT="0" distB="0" distL="0" distR="0" wp14:anchorId="659E4AF2" wp14:editId="21F4E7BD">
              <wp:extent cx="5727700" cy="620395"/>
              <wp:effectExtent l="0" t="0" r="0"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019-09-26 at 12.40.05 am.png"/>
                      <pic:cNvPicPr/>
                    </pic:nvPicPr>
                    <pic:blipFill>
                      <a:blip r:embed="rId16">
                        <a:extLst>
                          <a:ext uri="{28A0092B-C50C-407E-A947-70E740481C1C}">
                            <a14:useLocalDpi xmlns:a14="http://schemas.microsoft.com/office/drawing/2010/main" val="0"/>
                          </a:ext>
                        </a:extLst>
                      </a:blip>
                      <a:stretch>
                        <a:fillRect/>
                      </a:stretch>
                    </pic:blipFill>
                    <pic:spPr>
                      <a:xfrm>
                        <a:off x="0" y="0"/>
                        <a:ext cx="5727700" cy="620395"/>
                      </a:xfrm>
                      <a:prstGeom prst="rect">
                        <a:avLst/>
                      </a:prstGeom>
                    </pic:spPr>
                  </pic:pic>
                </a:graphicData>
              </a:graphic>
            </wp:inline>
          </w:drawing>
        </w:r>
      </w:ins>
    </w:p>
    <w:p w14:paraId="609D7E4A" w14:textId="1887D730" w:rsidR="00EF0282" w:rsidRPr="005C1980" w:rsidRDefault="00883BD5" w:rsidP="00A91B0C">
      <w:pPr>
        <w:rPr>
          <w:ins w:id="647" w:author="Harvey Shyan Yih Tan" w:date="2019-09-26T00:49:00Z"/>
          <w:rFonts w:ascii="Times" w:hAnsi="Times"/>
          <w:lang w:val="en-US"/>
          <w:rPrChange w:id="648" w:author="Harvey Shyan Yih Tan" w:date="2019-09-26T01:31:00Z">
            <w:rPr>
              <w:ins w:id="649" w:author="Harvey Shyan Yih Tan" w:date="2019-09-26T00:49:00Z"/>
              <w:rFonts w:ascii="Times" w:hAnsi="Times"/>
              <w:lang w:val="en-US"/>
            </w:rPr>
          </w:rPrChange>
        </w:rPr>
        <w:pPrChange w:id="650" w:author="Harvey Shyan Yih Tan" w:date="2019-09-26T17:37:00Z">
          <w:pPr/>
        </w:pPrChange>
      </w:pPr>
      <w:ins w:id="651" w:author="Harvey Shyan Yih Tan" w:date="2019-09-26T00:49:00Z">
        <w:r w:rsidRPr="005C1980">
          <w:rPr>
            <w:rFonts w:ascii="Times" w:hAnsi="Times"/>
            <w:i/>
            <w:iCs/>
            <w:lang w:val="en-US"/>
            <w:rPrChange w:id="652" w:author="Harvey Shyan Yih Tan" w:date="2019-09-26T01:31:00Z">
              <w:rPr>
                <w:rFonts w:ascii="Times" w:hAnsi="Times"/>
                <w:i/>
                <w:iCs/>
                <w:lang w:val="en-US"/>
              </w:rPr>
            </w:rPrChange>
          </w:rPr>
          <w:t>*</w:t>
        </w:r>
        <w:proofErr w:type="gramStart"/>
        <w:r w:rsidRPr="005C1980">
          <w:rPr>
            <w:rFonts w:ascii="Times" w:hAnsi="Times"/>
            <w:i/>
            <w:iCs/>
            <w:lang w:val="en-US"/>
            <w:rPrChange w:id="653" w:author="Harvey Shyan Yih Tan" w:date="2019-09-26T01:31:00Z">
              <w:rPr>
                <w:rFonts w:ascii="Times" w:hAnsi="Times"/>
                <w:i/>
                <w:iCs/>
                <w:lang w:val="en-US"/>
              </w:rPr>
            </w:rPrChange>
          </w:rPr>
          <w:t>reverse</w:t>
        </w:r>
      </w:ins>
      <w:ins w:id="654" w:author="Harvey Shyan Yih Tan" w:date="2019-09-26T00:51:00Z">
        <w:r w:rsidRPr="005C1980">
          <w:rPr>
            <w:rFonts w:ascii="Times" w:hAnsi="Times"/>
            <w:i/>
            <w:iCs/>
            <w:lang w:val="en-US"/>
            <w:rPrChange w:id="655" w:author="Harvey Shyan Yih Tan" w:date="2019-09-26T01:31:00Z">
              <w:rPr>
                <w:rFonts w:ascii="Times" w:hAnsi="Times"/>
                <w:i/>
                <w:iCs/>
                <w:lang w:val="en-US"/>
              </w:rPr>
            </w:rPrChange>
          </w:rPr>
          <w:t>(</w:t>
        </w:r>
        <w:proofErr w:type="gramEnd"/>
        <w:r w:rsidRPr="005C1980">
          <w:rPr>
            <w:rFonts w:ascii="Times" w:hAnsi="Times"/>
            <w:i/>
            <w:iCs/>
            <w:lang w:val="en-US"/>
            <w:rPrChange w:id="656" w:author="Harvey Shyan Yih Tan" w:date="2019-09-26T01:31:00Z">
              <w:rPr>
                <w:rFonts w:ascii="Times" w:hAnsi="Times"/>
                <w:i/>
                <w:iCs/>
                <w:lang w:val="en-US"/>
              </w:rPr>
            </w:rPrChange>
          </w:rPr>
          <w:t>to telstra.net)</w:t>
        </w:r>
      </w:ins>
    </w:p>
    <w:p w14:paraId="66ED3D49" w14:textId="09989905" w:rsidR="00883BD5" w:rsidRPr="005C1980" w:rsidRDefault="00883BD5" w:rsidP="00A91B0C">
      <w:pPr>
        <w:rPr>
          <w:rFonts w:ascii="Times" w:hAnsi="Times"/>
          <w:lang w:val="en-US"/>
          <w:rPrChange w:id="657" w:author="Harvey Shyan Yih Tan" w:date="2019-09-26T01:31:00Z">
            <w:rPr>
              <w:lang w:val="en-US"/>
            </w:rPr>
          </w:rPrChange>
        </w:rPr>
        <w:pPrChange w:id="658" w:author="Harvey Shyan Yih Tan" w:date="2019-09-26T17:37:00Z">
          <w:pPr>
            <w:pStyle w:val="ListParagraph"/>
            <w:numPr>
              <w:numId w:val="6"/>
            </w:numPr>
            <w:ind w:left="1440" w:hanging="360"/>
          </w:pPr>
        </w:pPrChange>
      </w:pPr>
      <w:ins w:id="659" w:author="Harvey Shyan Yih Tan" w:date="2019-09-26T00:51:00Z">
        <w:r w:rsidRPr="005C1980">
          <w:rPr>
            <w:rFonts w:ascii="Times" w:hAnsi="Times"/>
            <w:noProof/>
            <w:lang w:val="en-US"/>
            <w:rPrChange w:id="660" w:author="Harvey Shyan Yih Tan" w:date="2019-09-26T01:31:00Z">
              <w:rPr>
                <w:rFonts w:ascii="Times" w:hAnsi="Times"/>
                <w:noProof/>
                <w:lang w:val="en-US"/>
              </w:rPr>
            </w:rPrChange>
          </w:rPr>
          <w:drawing>
            <wp:inline distT="0" distB="0" distL="0" distR="0" wp14:anchorId="3E32FA48" wp14:editId="4FB6EF00">
              <wp:extent cx="5727700" cy="22936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 2019-09-26 at 12.49.51 am.png"/>
                      <pic:cNvPicPr/>
                    </pic:nvPicPr>
                    <pic:blipFill>
                      <a:blip r:embed="rId17">
                        <a:extLst>
                          <a:ext uri="{28A0092B-C50C-407E-A947-70E740481C1C}">
                            <a14:useLocalDpi xmlns:a14="http://schemas.microsoft.com/office/drawing/2010/main" val="0"/>
                          </a:ext>
                        </a:extLst>
                      </a:blip>
                      <a:stretch>
                        <a:fillRect/>
                      </a:stretch>
                    </pic:blipFill>
                    <pic:spPr>
                      <a:xfrm>
                        <a:off x="0" y="0"/>
                        <a:ext cx="5727700" cy="2293620"/>
                      </a:xfrm>
                      <a:prstGeom prst="rect">
                        <a:avLst/>
                      </a:prstGeom>
                    </pic:spPr>
                  </pic:pic>
                </a:graphicData>
              </a:graphic>
            </wp:inline>
          </w:drawing>
        </w:r>
      </w:ins>
    </w:p>
    <w:p w14:paraId="7F01C3CA" w14:textId="58372AAD" w:rsidR="002273F8" w:rsidRPr="005C1980" w:rsidRDefault="002273F8" w:rsidP="00A91B0C">
      <w:pPr>
        <w:ind w:left="720"/>
        <w:rPr>
          <w:ins w:id="661" w:author="Harvey Shyan Yih Tan" w:date="2019-09-24T20:32:00Z"/>
          <w:rFonts w:ascii="Times" w:hAnsi="Times"/>
          <w:lang w:val="en-US"/>
          <w:rPrChange w:id="662" w:author="Harvey Shyan Yih Tan" w:date="2019-09-26T01:31:00Z">
            <w:rPr>
              <w:ins w:id="663" w:author="Harvey Shyan Yih Tan" w:date="2019-09-24T20:32:00Z"/>
              <w:rFonts w:ascii="Times" w:hAnsi="Times"/>
              <w:lang w:val="en-US"/>
            </w:rPr>
          </w:rPrChange>
        </w:rPr>
        <w:pPrChange w:id="664" w:author="Harvey Shyan Yih Tan" w:date="2019-09-26T17:37:00Z">
          <w:pPr>
            <w:ind w:left="720"/>
          </w:pPr>
        </w:pPrChange>
      </w:pPr>
      <w:r w:rsidRPr="00A91B0C">
        <w:rPr>
          <w:rFonts w:ascii="Times" w:hAnsi="Times"/>
          <w:lang w:val="en-US"/>
        </w:rPr>
        <w:t>Run traceroute from both these servers towards your machine and in the reverse</w:t>
      </w:r>
      <w:r w:rsidRPr="005C1980">
        <w:rPr>
          <w:rFonts w:ascii="Times" w:hAnsi="Times"/>
          <w:lang w:val="en-US"/>
          <w:rPrChange w:id="665" w:author="Harvey Shyan Yih Tan" w:date="2019-09-26T01:31:00Z">
            <w:rPr>
              <w:rFonts w:ascii="Times" w:hAnsi="Times"/>
              <w:lang w:val="en-US"/>
            </w:rPr>
          </w:rPrChange>
        </w:rPr>
        <w:t xml:space="preserve"> direction (i.e. from your machine to these servers). You may also try other traceroute servers from the list at </w:t>
      </w:r>
      <w:r w:rsidR="00ED6C66" w:rsidRPr="00A91B0C">
        <w:rPr>
          <w:rFonts w:ascii="Times" w:hAnsi="Times"/>
        </w:rPr>
        <w:fldChar w:fldCharType="begin"/>
      </w:r>
      <w:r w:rsidR="00ED6C66" w:rsidRPr="005C1980">
        <w:rPr>
          <w:rFonts w:ascii="Times" w:hAnsi="Times"/>
          <w:rPrChange w:id="666" w:author="Harvey Shyan Yih Tan" w:date="2019-09-26T01:31:00Z">
            <w:rPr>
              <w:rFonts w:ascii="Times" w:hAnsi="Times"/>
            </w:rPr>
          </w:rPrChange>
        </w:rPr>
        <w:instrText xml:space="preserve"> HYPERLINK "http://www.traceroute.org" </w:instrText>
      </w:r>
      <w:r w:rsidR="00ED6C66" w:rsidRPr="005C1980">
        <w:rPr>
          <w:rFonts w:ascii="Times" w:hAnsi="Times"/>
          <w:rPrChange w:id="667" w:author="Harvey Shyan Yih Tan" w:date="2019-09-26T01:31:00Z">
            <w:rPr>
              <w:rFonts w:ascii="Times" w:hAnsi="Times"/>
            </w:rPr>
          </w:rPrChange>
        </w:rPr>
        <w:fldChar w:fldCharType="separate"/>
      </w:r>
      <w:r w:rsidRPr="005C1980">
        <w:rPr>
          <w:rStyle w:val="Hyperlink"/>
          <w:rFonts w:ascii="Times" w:hAnsi="Times"/>
          <w:lang w:val="en-US"/>
          <w:rPrChange w:id="668" w:author="Harvey Shyan Yih Tan" w:date="2019-09-26T01:31:00Z">
            <w:rPr>
              <w:rStyle w:val="Hyperlink"/>
              <w:rFonts w:ascii="Times" w:hAnsi="Times"/>
              <w:lang w:val="en-US"/>
            </w:rPr>
          </w:rPrChange>
        </w:rPr>
        <w:t>www.trace</w:t>
      </w:r>
      <w:r w:rsidRPr="005C1980">
        <w:rPr>
          <w:rStyle w:val="Hyperlink"/>
          <w:rFonts w:ascii="Times" w:hAnsi="Times"/>
          <w:lang w:val="en-US"/>
          <w:rPrChange w:id="669" w:author="Harvey Shyan Yih Tan" w:date="2019-09-26T01:31:00Z">
            <w:rPr>
              <w:rStyle w:val="Hyperlink"/>
              <w:rFonts w:ascii="Times" w:hAnsi="Times"/>
              <w:lang w:val="en-US"/>
            </w:rPr>
          </w:rPrChange>
        </w:rPr>
        <w:t>r</w:t>
      </w:r>
      <w:r w:rsidRPr="005C1980">
        <w:rPr>
          <w:rStyle w:val="Hyperlink"/>
          <w:rFonts w:ascii="Times" w:hAnsi="Times"/>
          <w:lang w:val="en-US"/>
          <w:rPrChange w:id="670" w:author="Harvey Shyan Yih Tan" w:date="2019-09-26T01:31:00Z">
            <w:rPr>
              <w:rStyle w:val="Hyperlink"/>
              <w:rFonts w:ascii="Times" w:hAnsi="Times"/>
              <w:lang w:val="en-US"/>
            </w:rPr>
          </w:rPrChange>
        </w:rPr>
        <w:t>oute.org</w:t>
      </w:r>
      <w:r w:rsidR="00ED6C66" w:rsidRPr="005C1980">
        <w:rPr>
          <w:rStyle w:val="Hyperlink"/>
          <w:rFonts w:ascii="Times" w:hAnsi="Times"/>
          <w:lang w:val="en-US"/>
          <w:rPrChange w:id="671" w:author="Harvey Shyan Yih Tan" w:date="2019-09-26T01:31:00Z">
            <w:rPr>
              <w:rStyle w:val="Hyperlink"/>
              <w:rFonts w:ascii="Times" w:hAnsi="Times"/>
              <w:lang w:val="en-US"/>
            </w:rPr>
          </w:rPrChange>
        </w:rPr>
        <w:fldChar w:fldCharType="end"/>
      </w:r>
      <w:r w:rsidRPr="00A91B0C">
        <w:rPr>
          <w:rFonts w:ascii="Times" w:hAnsi="Times"/>
          <w:lang w:val="en-US"/>
        </w:rPr>
        <w:t xml:space="preserve"> . What are the IP addresses of the two servers that you have </w:t>
      </w:r>
      <w:proofErr w:type="gramStart"/>
      <w:r w:rsidRPr="00A91B0C">
        <w:rPr>
          <w:rFonts w:ascii="Times" w:hAnsi="Times"/>
          <w:lang w:val="en-US"/>
        </w:rPr>
        <w:t>chosen.</w:t>
      </w:r>
      <w:proofErr w:type="gramEnd"/>
      <w:r w:rsidRPr="00A91B0C">
        <w:rPr>
          <w:rFonts w:ascii="Times" w:hAnsi="Times"/>
          <w:lang w:val="en-US"/>
        </w:rPr>
        <w:t xml:space="preserve"> Does the reve</w:t>
      </w:r>
      <w:r w:rsidRPr="005C1980">
        <w:rPr>
          <w:rFonts w:ascii="Times" w:hAnsi="Times"/>
          <w:lang w:val="en-US"/>
          <w:rPrChange w:id="672" w:author="Harvey Shyan Yih Tan" w:date="2019-09-26T01:31:00Z">
            <w:rPr>
              <w:rFonts w:ascii="Times" w:hAnsi="Times"/>
              <w:lang w:val="en-US"/>
            </w:rPr>
          </w:rPrChange>
        </w:rPr>
        <w:t xml:space="preserve">rse path go through the same routers as </w:t>
      </w:r>
      <w:r w:rsidRPr="005C1980">
        <w:rPr>
          <w:rFonts w:ascii="Times" w:hAnsi="Times"/>
          <w:lang w:val="en-US"/>
          <w:rPrChange w:id="673" w:author="Harvey Shyan Yih Tan" w:date="2019-09-26T01:31:00Z">
            <w:rPr>
              <w:rFonts w:ascii="Times" w:hAnsi="Times"/>
              <w:lang w:val="en-US"/>
            </w:rPr>
          </w:rPrChange>
        </w:rPr>
        <w:lastRenderedPageBreak/>
        <w:t>the forward path? If you observe common routers between the forward and the reverse path, do you also observe the same IP addresses? Why or why not?</w:t>
      </w:r>
    </w:p>
    <w:p w14:paraId="7EE7E09F" w14:textId="62EA003B" w:rsidR="007E63B0" w:rsidRPr="00A91B0C" w:rsidRDefault="007E63B0" w:rsidP="00A91B0C">
      <w:pPr>
        <w:pStyle w:val="ListParagraph"/>
        <w:numPr>
          <w:ilvl w:val="0"/>
          <w:numId w:val="6"/>
        </w:numPr>
        <w:rPr>
          <w:ins w:id="674" w:author="Harvey Shyan Yih Tan" w:date="2019-09-26T01:06:00Z"/>
          <w:rFonts w:ascii="Times" w:hAnsi="Times"/>
          <w:lang w:val="en-US"/>
        </w:rPr>
        <w:pPrChange w:id="675" w:author="Harvey Shyan Yih Tan" w:date="2019-09-26T17:37:00Z">
          <w:pPr>
            <w:pStyle w:val="ListParagraph"/>
            <w:numPr>
              <w:numId w:val="6"/>
            </w:numPr>
            <w:ind w:left="1440" w:hanging="360"/>
          </w:pPr>
        </w:pPrChange>
      </w:pPr>
      <w:ins w:id="676" w:author="Harvey Shyan Yih Tan" w:date="2019-09-26T01:02:00Z">
        <w:r w:rsidRPr="00A91B0C">
          <w:rPr>
            <w:rFonts w:ascii="Times" w:hAnsi="Times"/>
            <w:lang w:val="en-US"/>
          </w:rPr>
          <w:fldChar w:fldCharType="begin"/>
        </w:r>
        <w:r w:rsidRPr="005C1980">
          <w:rPr>
            <w:rFonts w:ascii="Times" w:hAnsi="Times"/>
            <w:lang w:val="en-US"/>
            <w:rPrChange w:id="677" w:author="Harvey Shyan Yih Tan" w:date="2019-09-26T01:31:00Z">
              <w:rPr>
                <w:rFonts w:ascii="Times" w:hAnsi="Times"/>
                <w:lang w:val="en-US"/>
              </w:rPr>
            </w:rPrChange>
          </w:rPr>
          <w:instrText xml:space="preserve"> HYPERLINK "</w:instrText>
        </w:r>
        <w:r w:rsidRPr="005C1980">
          <w:rPr>
            <w:rFonts w:ascii="Times" w:hAnsi="Times"/>
            <w:lang w:val="en-US"/>
            <w:rPrChange w:id="678" w:author="Harvey Shyan Yih Tan" w:date="2019-09-26T01:31:00Z">
              <w:rPr>
                <w:rFonts w:ascii="Times" w:hAnsi="Times"/>
                <w:lang w:val="en-US"/>
              </w:rPr>
            </w:rPrChange>
          </w:rPr>
          <w:instrText>https://network-tools.com</w:instrText>
        </w:r>
        <w:r w:rsidRPr="005C1980">
          <w:rPr>
            <w:rFonts w:ascii="Times" w:hAnsi="Times"/>
            <w:lang w:val="en-US"/>
            <w:rPrChange w:id="679" w:author="Harvey Shyan Yih Tan" w:date="2019-09-26T01:31:00Z">
              <w:rPr>
                <w:rFonts w:ascii="Times" w:hAnsi="Times"/>
                <w:lang w:val="en-US"/>
              </w:rPr>
            </w:rPrChange>
          </w:rPr>
          <w:instrText xml:space="preserve">" </w:instrText>
        </w:r>
        <w:r w:rsidRPr="005C1980">
          <w:rPr>
            <w:rFonts w:ascii="Times" w:hAnsi="Times"/>
            <w:lang w:val="en-US"/>
            <w:rPrChange w:id="680" w:author="Harvey Shyan Yih Tan" w:date="2019-09-26T01:31:00Z">
              <w:rPr>
                <w:rFonts w:ascii="Times" w:hAnsi="Times"/>
                <w:lang w:val="en-US"/>
              </w:rPr>
            </w:rPrChange>
          </w:rPr>
          <w:fldChar w:fldCharType="separate"/>
        </w:r>
        <w:r w:rsidRPr="00A91B0C">
          <w:rPr>
            <w:rStyle w:val="Hyperlink"/>
            <w:rFonts w:ascii="Times" w:hAnsi="Times"/>
            <w:lang w:val="en-US"/>
          </w:rPr>
          <w:t>https://network-tools.com</w:t>
        </w:r>
        <w:r w:rsidRPr="00A91B0C">
          <w:rPr>
            <w:rFonts w:ascii="Times" w:hAnsi="Times"/>
            <w:lang w:val="en-US"/>
          </w:rPr>
          <w:fldChar w:fldCharType="end"/>
        </w:r>
        <w:r w:rsidRPr="00A91B0C">
          <w:rPr>
            <w:rFonts w:ascii="Times" w:hAnsi="Times"/>
            <w:lang w:val="en-US"/>
          </w:rPr>
          <w:t xml:space="preserve"> </w:t>
        </w:r>
      </w:ins>
    </w:p>
    <w:p w14:paraId="4617B3BF" w14:textId="5D9D7848" w:rsidR="007E63B0" w:rsidRPr="00A91B0C" w:rsidRDefault="007E63B0" w:rsidP="00A91B0C">
      <w:pPr>
        <w:rPr>
          <w:ins w:id="681" w:author="Harvey Shyan Yih Tan" w:date="2019-09-26T01:07:00Z"/>
          <w:rFonts w:ascii="Times" w:hAnsi="Times"/>
          <w:lang w:val="en-US"/>
        </w:rPr>
        <w:pPrChange w:id="682" w:author="Harvey Shyan Yih Tan" w:date="2019-09-26T17:37:00Z">
          <w:pPr/>
        </w:pPrChange>
      </w:pPr>
      <w:ins w:id="683" w:author="Harvey Shyan Yih Tan" w:date="2019-09-26T01:06:00Z">
        <w:r w:rsidRPr="00A91B0C">
          <w:rPr>
            <w:rFonts w:ascii="Times" w:hAnsi="Times"/>
            <w:noProof/>
            <w:lang w:val="en-US"/>
          </w:rPr>
          <w:drawing>
            <wp:inline distT="0" distB="0" distL="0" distR="0" wp14:anchorId="671FD47C" wp14:editId="378FB8AF">
              <wp:extent cx="5727700" cy="34182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19-09-26 at 1.00.41 am.png"/>
                      <pic:cNvPicPr/>
                    </pic:nvPicPr>
                    <pic:blipFill>
                      <a:blip r:embed="rId18">
                        <a:extLst>
                          <a:ext uri="{28A0092B-C50C-407E-A947-70E740481C1C}">
                            <a14:useLocalDpi xmlns:a14="http://schemas.microsoft.com/office/drawing/2010/main" val="0"/>
                          </a:ext>
                        </a:extLst>
                      </a:blip>
                      <a:stretch>
                        <a:fillRect/>
                      </a:stretch>
                    </pic:blipFill>
                    <pic:spPr>
                      <a:xfrm>
                        <a:off x="0" y="0"/>
                        <a:ext cx="5727700" cy="3418205"/>
                      </a:xfrm>
                      <a:prstGeom prst="rect">
                        <a:avLst/>
                      </a:prstGeom>
                    </pic:spPr>
                  </pic:pic>
                </a:graphicData>
              </a:graphic>
            </wp:inline>
          </w:drawing>
        </w:r>
      </w:ins>
    </w:p>
    <w:p w14:paraId="7D1C54A5" w14:textId="0D41AD65" w:rsidR="007E63B0" w:rsidRPr="005C1980" w:rsidRDefault="007E63B0" w:rsidP="00A91B0C">
      <w:pPr>
        <w:rPr>
          <w:ins w:id="684" w:author="Harvey Shyan Yih Tan" w:date="2019-09-26T01:07:00Z"/>
          <w:rFonts w:ascii="Times" w:hAnsi="Times"/>
          <w:i/>
          <w:iCs/>
          <w:lang w:val="en-US"/>
          <w:rPrChange w:id="685" w:author="Harvey Shyan Yih Tan" w:date="2019-09-26T01:31:00Z">
            <w:rPr>
              <w:ins w:id="686" w:author="Harvey Shyan Yih Tan" w:date="2019-09-26T01:07:00Z"/>
              <w:rFonts w:ascii="Times" w:hAnsi="Times"/>
              <w:i/>
              <w:iCs/>
              <w:lang w:val="en-US"/>
            </w:rPr>
          </w:rPrChange>
        </w:rPr>
        <w:pPrChange w:id="687" w:author="Harvey Shyan Yih Tan" w:date="2019-09-26T17:37:00Z">
          <w:pPr/>
        </w:pPrChange>
      </w:pPr>
      <w:ins w:id="688" w:author="Harvey Shyan Yih Tan" w:date="2019-09-26T01:07:00Z">
        <w:r w:rsidRPr="005C1980">
          <w:rPr>
            <w:rFonts w:ascii="Times" w:hAnsi="Times"/>
            <w:i/>
            <w:iCs/>
            <w:lang w:val="en-US"/>
            <w:rPrChange w:id="689" w:author="Harvey Shyan Yih Tan" w:date="2019-09-26T01:31:00Z">
              <w:rPr>
                <w:rFonts w:ascii="Times" w:hAnsi="Times"/>
                <w:i/>
                <w:iCs/>
                <w:lang w:val="en-US"/>
              </w:rPr>
            </w:rPrChange>
          </w:rPr>
          <w:t>*</w:t>
        </w:r>
        <w:proofErr w:type="gramStart"/>
        <w:r w:rsidRPr="005C1980">
          <w:rPr>
            <w:rFonts w:ascii="Times" w:hAnsi="Times"/>
            <w:i/>
            <w:iCs/>
            <w:lang w:val="en-US"/>
            <w:rPrChange w:id="690" w:author="Harvey Shyan Yih Tan" w:date="2019-09-26T01:31:00Z">
              <w:rPr>
                <w:rFonts w:ascii="Times" w:hAnsi="Times"/>
                <w:i/>
                <w:iCs/>
                <w:lang w:val="en-US"/>
              </w:rPr>
            </w:rPrChange>
          </w:rPr>
          <w:t>reverse(</w:t>
        </w:r>
        <w:proofErr w:type="gramEnd"/>
        <w:r w:rsidRPr="005C1980">
          <w:rPr>
            <w:rFonts w:ascii="Times" w:hAnsi="Times"/>
            <w:i/>
            <w:iCs/>
            <w:lang w:val="en-US"/>
            <w:rPrChange w:id="691" w:author="Harvey Shyan Yih Tan" w:date="2019-09-26T01:31:00Z">
              <w:rPr>
                <w:rFonts w:ascii="Times" w:hAnsi="Times"/>
                <w:i/>
                <w:iCs/>
                <w:lang w:val="en-US"/>
              </w:rPr>
            </w:rPrChange>
          </w:rPr>
          <w:t>to network-tools.com)</w:t>
        </w:r>
      </w:ins>
    </w:p>
    <w:p w14:paraId="2BA5AA87" w14:textId="3C843E80" w:rsidR="007E63B0" w:rsidRPr="00A91B0C" w:rsidRDefault="00C8493A" w:rsidP="00A91B0C">
      <w:pPr>
        <w:rPr>
          <w:ins w:id="692" w:author="Harvey Shyan Yih Tan" w:date="2019-09-26T01:13:00Z"/>
          <w:rFonts w:ascii="Times" w:hAnsi="Times"/>
          <w:lang w:val="en-US"/>
        </w:rPr>
        <w:pPrChange w:id="693" w:author="Harvey Shyan Yih Tan" w:date="2019-09-26T17:37:00Z">
          <w:pPr/>
        </w:pPrChange>
      </w:pPr>
      <w:ins w:id="694" w:author="Harvey Shyan Yih Tan" w:date="2019-09-26T01:14:00Z">
        <w:r w:rsidRPr="00A91B0C">
          <w:rPr>
            <w:rFonts w:ascii="Times" w:hAnsi="Times"/>
            <w:noProof/>
            <w:lang w:val="en-US"/>
          </w:rPr>
          <w:drawing>
            <wp:inline distT="0" distB="0" distL="0" distR="0" wp14:anchorId="385E790F" wp14:editId="0C4601B8">
              <wp:extent cx="5727700" cy="22237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 2019-09-26 at 1.13.39 am.png"/>
                      <pic:cNvPicPr/>
                    </pic:nvPicPr>
                    <pic:blipFill>
                      <a:blip r:embed="rId19">
                        <a:extLst>
                          <a:ext uri="{28A0092B-C50C-407E-A947-70E740481C1C}">
                            <a14:useLocalDpi xmlns:a14="http://schemas.microsoft.com/office/drawing/2010/main" val="0"/>
                          </a:ext>
                        </a:extLst>
                      </a:blip>
                      <a:stretch>
                        <a:fillRect/>
                      </a:stretch>
                    </pic:blipFill>
                    <pic:spPr>
                      <a:xfrm>
                        <a:off x="0" y="0"/>
                        <a:ext cx="5727700" cy="2223770"/>
                      </a:xfrm>
                      <a:prstGeom prst="rect">
                        <a:avLst/>
                      </a:prstGeom>
                    </pic:spPr>
                  </pic:pic>
                </a:graphicData>
              </a:graphic>
            </wp:inline>
          </w:drawing>
        </w:r>
      </w:ins>
    </w:p>
    <w:p w14:paraId="36C19F0A" w14:textId="77777777" w:rsidR="00C8493A" w:rsidRPr="005C1980" w:rsidRDefault="00C8493A" w:rsidP="00A91B0C">
      <w:pPr>
        <w:rPr>
          <w:ins w:id="695" w:author="Harvey Shyan Yih Tan" w:date="2019-09-26T01:02:00Z"/>
          <w:rFonts w:ascii="Times" w:hAnsi="Times"/>
          <w:lang w:val="en-US"/>
          <w:rPrChange w:id="696" w:author="Harvey Shyan Yih Tan" w:date="2019-09-26T01:31:00Z">
            <w:rPr>
              <w:ins w:id="697" w:author="Harvey Shyan Yih Tan" w:date="2019-09-26T01:02:00Z"/>
              <w:lang w:val="en-US"/>
            </w:rPr>
          </w:rPrChange>
        </w:rPr>
        <w:pPrChange w:id="698" w:author="Harvey Shyan Yih Tan" w:date="2019-09-26T17:37:00Z">
          <w:pPr>
            <w:pStyle w:val="ListParagraph"/>
            <w:numPr>
              <w:numId w:val="6"/>
            </w:numPr>
            <w:ind w:left="1440" w:hanging="360"/>
          </w:pPr>
        </w:pPrChange>
      </w:pPr>
    </w:p>
    <w:p w14:paraId="6CFABB1C" w14:textId="52D54CD7" w:rsidR="007E63B0" w:rsidRPr="00A91B0C" w:rsidRDefault="007E63B0" w:rsidP="00A91B0C">
      <w:pPr>
        <w:pStyle w:val="ListParagraph"/>
        <w:numPr>
          <w:ilvl w:val="0"/>
          <w:numId w:val="6"/>
        </w:numPr>
        <w:rPr>
          <w:ins w:id="699" w:author="Harvey Shyan Yih Tan" w:date="2019-09-26T01:06:00Z"/>
          <w:rFonts w:ascii="Times" w:hAnsi="Times"/>
          <w:lang w:val="en-US"/>
        </w:rPr>
        <w:pPrChange w:id="700" w:author="Harvey Shyan Yih Tan" w:date="2019-09-26T17:37:00Z">
          <w:pPr>
            <w:pStyle w:val="ListParagraph"/>
            <w:numPr>
              <w:numId w:val="6"/>
            </w:numPr>
            <w:ind w:left="1440" w:hanging="360"/>
          </w:pPr>
        </w:pPrChange>
      </w:pPr>
      <w:ins w:id="701" w:author="Harvey Shyan Yih Tan" w:date="2019-09-26T01:06:00Z">
        <w:r w:rsidRPr="00A91B0C">
          <w:rPr>
            <w:rFonts w:ascii="Times" w:hAnsi="Times"/>
            <w:lang w:val="en-US"/>
          </w:rPr>
          <w:fldChar w:fldCharType="begin"/>
        </w:r>
        <w:r w:rsidRPr="005C1980">
          <w:rPr>
            <w:rFonts w:ascii="Times" w:hAnsi="Times"/>
            <w:lang w:val="en-US"/>
            <w:rPrChange w:id="702" w:author="Harvey Shyan Yih Tan" w:date="2019-09-26T01:31:00Z">
              <w:rPr>
                <w:rFonts w:ascii="Times" w:hAnsi="Times"/>
                <w:lang w:val="en-US"/>
              </w:rPr>
            </w:rPrChange>
          </w:rPr>
          <w:instrText xml:space="preserve"> HYPERLINK "http://www.harenet.ad.jp" </w:instrText>
        </w:r>
        <w:r w:rsidRPr="005C1980">
          <w:rPr>
            <w:rFonts w:ascii="Times" w:hAnsi="Times"/>
            <w:lang w:val="en-US"/>
            <w:rPrChange w:id="703" w:author="Harvey Shyan Yih Tan" w:date="2019-09-26T01:31:00Z">
              <w:rPr>
                <w:rFonts w:ascii="Times" w:hAnsi="Times"/>
                <w:lang w:val="en-US"/>
              </w:rPr>
            </w:rPrChange>
          </w:rPr>
          <w:fldChar w:fldCharType="separate"/>
        </w:r>
        <w:r w:rsidRPr="005C1980">
          <w:rPr>
            <w:rStyle w:val="Hyperlink"/>
            <w:rFonts w:ascii="Times" w:hAnsi="Times"/>
            <w:lang w:val="en-US"/>
            <w:rPrChange w:id="704" w:author="Harvey Shyan Yih Tan" w:date="2019-09-26T01:31:00Z">
              <w:rPr>
                <w:rStyle w:val="Hyperlink"/>
                <w:rFonts w:ascii="Times" w:hAnsi="Times"/>
                <w:lang w:val="en-US"/>
              </w:rPr>
            </w:rPrChange>
          </w:rPr>
          <w:t>www.harenet.ad.jp</w:t>
        </w:r>
        <w:r w:rsidRPr="005C1980">
          <w:rPr>
            <w:rFonts w:ascii="Times" w:hAnsi="Times"/>
            <w:lang w:val="en-US"/>
            <w:rPrChange w:id="705" w:author="Harvey Shyan Yih Tan" w:date="2019-09-26T01:31:00Z">
              <w:rPr>
                <w:rFonts w:ascii="Times" w:hAnsi="Times"/>
                <w:lang w:val="en-US"/>
              </w:rPr>
            </w:rPrChange>
          </w:rPr>
          <w:fldChar w:fldCharType="end"/>
        </w:r>
        <w:r w:rsidRPr="00A91B0C">
          <w:rPr>
            <w:rFonts w:ascii="Times" w:hAnsi="Times"/>
            <w:lang w:val="en-US"/>
          </w:rPr>
          <w:t xml:space="preserve"> </w:t>
        </w:r>
      </w:ins>
    </w:p>
    <w:p w14:paraId="5BF1B643" w14:textId="69E15E0C" w:rsidR="007E63B0" w:rsidRPr="00A91B0C" w:rsidRDefault="007E63B0" w:rsidP="00A91B0C">
      <w:pPr>
        <w:rPr>
          <w:ins w:id="706" w:author="Harvey Shyan Yih Tan" w:date="2019-09-26T01:07:00Z"/>
          <w:rFonts w:ascii="Times" w:hAnsi="Times"/>
          <w:lang w:val="en-US"/>
        </w:rPr>
        <w:pPrChange w:id="707" w:author="Harvey Shyan Yih Tan" w:date="2019-09-26T17:37:00Z">
          <w:pPr/>
        </w:pPrChange>
      </w:pPr>
      <w:ins w:id="708" w:author="Harvey Shyan Yih Tan" w:date="2019-09-26T01:06:00Z">
        <w:r w:rsidRPr="00A91B0C">
          <w:rPr>
            <w:rFonts w:ascii="Times" w:hAnsi="Times"/>
            <w:noProof/>
            <w:lang w:val="en-US"/>
          </w:rPr>
          <w:lastRenderedPageBreak/>
          <w:drawing>
            <wp:inline distT="0" distB="0" distL="0" distR="0" wp14:anchorId="4CEC6F07" wp14:editId="1B426806">
              <wp:extent cx="5727700" cy="50317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9-26 at 1.06.11 am.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5031740"/>
                      </a:xfrm>
                      <a:prstGeom prst="rect">
                        <a:avLst/>
                      </a:prstGeom>
                    </pic:spPr>
                  </pic:pic>
                </a:graphicData>
              </a:graphic>
            </wp:inline>
          </w:drawing>
        </w:r>
      </w:ins>
    </w:p>
    <w:p w14:paraId="37FA251D" w14:textId="0086280C" w:rsidR="007E63B0" w:rsidRPr="005C1980" w:rsidRDefault="007E63B0" w:rsidP="00A91B0C">
      <w:pPr>
        <w:rPr>
          <w:ins w:id="709" w:author="Harvey Shyan Yih Tan" w:date="2019-09-26T01:07:00Z"/>
          <w:rFonts w:ascii="Times" w:hAnsi="Times"/>
          <w:i/>
          <w:iCs/>
          <w:lang w:val="en-US"/>
          <w:rPrChange w:id="710" w:author="Harvey Shyan Yih Tan" w:date="2019-09-26T01:31:00Z">
            <w:rPr>
              <w:ins w:id="711" w:author="Harvey Shyan Yih Tan" w:date="2019-09-26T01:07:00Z"/>
              <w:rFonts w:ascii="Times" w:hAnsi="Times"/>
              <w:i/>
              <w:iCs/>
              <w:lang w:val="en-US"/>
            </w:rPr>
          </w:rPrChange>
        </w:rPr>
        <w:pPrChange w:id="712" w:author="Harvey Shyan Yih Tan" w:date="2019-09-26T17:37:00Z">
          <w:pPr/>
        </w:pPrChange>
      </w:pPr>
      <w:ins w:id="713" w:author="Harvey Shyan Yih Tan" w:date="2019-09-26T01:07:00Z">
        <w:r w:rsidRPr="005C1980">
          <w:rPr>
            <w:rFonts w:ascii="Times" w:hAnsi="Times"/>
            <w:i/>
            <w:iCs/>
            <w:lang w:val="en-US"/>
            <w:rPrChange w:id="714" w:author="Harvey Shyan Yih Tan" w:date="2019-09-26T01:31:00Z">
              <w:rPr>
                <w:rFonts w:ascii="Times" w:hAnsi="Times"/>
                <w:i/>
                <w:iCs/>
                <w:lang w:val="en-US"/>
              </w:rPr>
            </w:rPrChange>
          </w:rPr>
          <w:t>*</w:t>
        </w:r>
        <w:proofErr w:type="gramStart"/>
        <w:r w:rsidRPr="005C1980">
          <w:rPr>
            <w:rFonts w:ascii="Times" w:hAnsi="Times"/>
            <w:i/>
            <w:iCs/>
            <w:lang w:val="en-US"/>
            <w:rPrChange w:id="715" w:author="Harvey Shyan Yih Tan" w:date="2019-09-26T01:31:00Z">
              <w:rPr>
                <w:rFonts w:ascii="Times" w:hAnsi="Times"/>
                <w:i/>
                <w:iCs/>
                <w:lang w:val="en-US"/>
              </w:rPr>
            </w:rPrChange>
          </w:rPr>
          <w:t>reverse(</w:t>
        </w:r>
        <w:proofErr w:type="gramEnd"/>
        <w:r w:rsidRPr="005C1980">
          <w:rPr>
            <w:rFonts w:ascii="Times" w:hAnsi="Times"/>
            <w:i/>
            <w:iCs/>
            <w:lang w:val="en-US"/>
            <w:rPrChange w:id="716" w:author="Harvey Shyan Yih Tan" w:date="2019-09-26T01:31:00Z">
              <w:rPr>
                <w:rFonts w:ascii="Times" w:hAnsi="Times"/>
                <w:i/>
                <w:iCs/>
                <w:lang w:val="en-US"/>
              </w:rPr>
            </w:rPrChange>
          </w:rPr>
          <w:t xml:space="preserve">to </w:t>
        </w:r>
        <w:r w:rsidRPr="005C1980">
          <w:rPr>
            <w:rFonts w:ascii="Times" w:hAnsi="Times"/>
            <w:i/>
            <w:iCs/>
            <w:lang w:val="en-US"/>
            <w:rPrChange w:id="717" w:author="Harvey Shyan Yih Tan" w:date="2019-09-26T01:31:00Z">
              <w:rPr>
                <w:rFonts w:ascii="Times" w:hAnsi="Times"/>
                <w:i/>
                <w:iCs/>
                <w:lang w:val="en-US"/>
              </w:rPr>
            </w:rPrChange>
          </w:rPr>
          <w:t>harenet</w:t>
        </w:r>
      </w:ins>
      <w:ins w:id="718" w:author="Harvey Shyan Yih Tan" w:date="2019-09-26T01:08:00Z">
        <w:r w:rsidRPr="005C1980">
          <w:rPr>
            <w:rFonts w:ascii="Times" w:hAnsi="Times"/>
            <w:i/>
            <w:iCs/>
            <w:lang w:val="en-US"/>
            <w:rPrChange w:id="719" w:author="Harvey Shyan Yih Tan" w:date="2019-09-26T01:31:00Z">
              <w:rPr>
                <w:rFonts w:ascii="Times" w:hAnsi="Times"/>
                <w:i/>
                <w:iCs/>
                <w:lang w:val="en-US"/>
              </w:rPr>
            </w:rPrChange>
          </w:rPr>
          <w:t>.ad.jp</w:t>
        </w:r>
      </w:ins>
      <w:ins w:id="720" w:author="Harvey Shyan Yih Tan" w:date="2019-09-26T01:07:00Z">
        <w:r w:rsidRPr="005C1980">
          <w:rPr>
            <w:rFonts w:ascii="Times" w:hAnsi="Times"/>
            <w:i/>
            <w:iCs/>
            <w:lang w:val="en-US"/>
            <w:rPrChange w:id="721" w:author="Harvey Shyan Yih Tan" w:date="2019-09-26T01:31:00Z">
              <w:rPr>
                <w:rFonts w:ascii="Times" w:hAnsi="Times"/>
                <w:i/>
                <w:iCs/>
                <w:lang w:val="en-US"/>
              </w:rPr>
            </w:rPrChange>
          </w:rPr>
          <w:t>)</w:t>
        </w:r>
      </w:ins>
    </w:p>
    <w:p w14:paraId="05E1E65A" w14:textId="7CC09D1F" w:rsidR="007E63B0" w:rsidRPr="005C1980" w:rsidRDefault="00C8493A" w:rsidP="00A91B0C">
      <w:pPr>
        <w:rPr>
          <w:ins w:id="722" w:author="Harvey Shyan Yih Tan" w:date="2019-09-26T01:00:00Z"/>
          <w:rFonts w:ascii="Times" w:hAnsi="Times"/>
          <w:lang w:val="en-US"/>
          <w:rPrChange w:id="723" w:author="Harvey Shyan Yih Tan" w:date="2019-09-26T01:31:00Z">
            <w:rPr>
              <w:ins w:id="724" w:author="Harvey Shyan Yih Tan" w:date="2019-09-26T01:00:00Z"/>
              <w:lang w:val="en-US"/>
            </w:rPr>
          </w:rPrChange>
        </w:rPr>
        <w:pPrChange w:id="725" w:author="Harvey Shyan Yih Tan" w:date="2019-09-26T17:37:00Z">
          <w:pPr>
            <w:ind w:left="720"/>
          </w:pPr>
        </w:pPrChange>
      </w:pPr>
      <w:ins w:id="726" w:author="Harvey Shyan Yih Tan" w:date="2019-09-26T01:14:00Z">
        <w:r w:rsidRPr="00A91B0C">
          <w:rPr>
            <w:rFonts w:ascii="Times" w:hAnsi="Times"/>
            <w:noProof/>
            <w:lang w:val="en-US"/>
          </w:rPr>
          <w:drawing>
            <wp:inline distT="0" distB="0" distL="0" distR="0" wp14:anchorId="0458AD58" wp14:editId="62D1E8E2">
              <wp:extent cx="5727700" cy="27844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 2019-09-26 at 1.13.53 am.png"/>
                      <pic:cNvPicPr/>
                    </pic:nvPicPr>
                    <pic:blipFill>
                      <a:blip r:embed="rId21">
                        <a:extLst>
                          <a:ext uri="{28A0092B-C50C-407E-A947-70E740481C1C}">
                            <a14:useLocalDpi xmlns:a14="http://schemas.microsoft.com/office/drawing/2010/main" val="0"/>
                          </a:ext>
                        </a:extLst>
                      </a:blip>
                      <a:stretch>
                        <a:fillRect/>
                      </a:stretch>
                    </pic:blipFill>
                    <pic:spPr>
                      <a:xfrm>
                        <a:off x="0" y="0"/>
                        <a:ext cx="5727700" cy="2784475"/>
                      </a:xfrm>
                      <a:prstGeom prst="rect">
                        <a:avLst/>
                      </a:prstGeom>
                    </pic:spPr>
                  </pic:pic>
                </a:graphicData>
              </a:graphic>
            </wp:inline>
          </w:drawing>
        </w:r>
      </w:ins>
    </w:p>
    <w:p w14:paraId="7219EBCA" w14:textId="557DF090" w:rsidR="00C8493A" w:rsidRPr="00A91B0C" w:rsidRDefault="00C8493A" w:rsidP="00A91B0C">
      <w:pPr>
        <w:rPr>
          <w:ins w:id="727" w:author="Harvey Shyan Yih Tan" w:date="2019-09-26T01:15:00Z"/>
          <w:rFonts w:ascii="Times" w:hAnsi="Times"/>
          <w:lang w:val="en-US"/>
        </w:rPr>
        <w:pPrChange w:id="728" w:author="Harvey Shyan Yih Tan" w:date="2019-09-26T17:37:00Z">
          <w:pPr/>
        </w:pPrChange>
      </w:pPr>
    </w:p>
    <w:p w14:paraId="5B82B860" w14:textId="2DA70E13" w:rsidR="00C8493A" w:rsidRPr="005C1980" w:rsidRDefault="00C8493A" w:rsidP="00A91B0C">
      <w:pPr>
        <w:ind w:left="720"/>
        <w:rPr>
          <w:ins w:id="729" w:author="Harvey Shyan Yih Tan" w:date="2019-09-26T01:15:00Z"/>
          <w:rFonts w:ascii="Times" w:hAnsi="Times"/>
          <w:color w:val="538135" w:themeColor="accent6" w:themeShade="BF"/>
          <w:lang w:val="en-US"/>
          <w:rPrChange w:id="730" w:author="Harvey Shyan Yih Tan" w:date="2019-09-26T01:31:00Z">
            <w:rPr>
              <w:ins w:id="731" w:author="Harvey Shyan Yih Tan" w:date="2019-09-26T01:15:00Z"/>
              <w:rFonts w:ascii="Times" w:hAnsi="Times"/>
              <w:lang w:val="en-US"/>
            </w:rPr>
          </w:rPrChange>
        </w:rPr>
        <w:pPrChange w:id="732" w:author="Harvey Shyan Yih Tan" w:date="2019-09-26T17:37:00Z">
          <w:pPr/>
        </w:pPrChange>
      </w:pPr>
      <w:ins w:id="733" w:author="Harvey Shyan Yih Tan" w:date="2019-09-26T01:16:00Z">
        <w:r w:rsidRPr="005C1980">
          <w:rPr>
            <w:rFonts w:ascii="Times" w:hAnsi="Times"/>
            <w:color w:val="538135" w:themeColor="accent6" w:themeShade="BF"/>
            <w:lang w:val="en-US"/>
            <w:rPrChange w:id="734" w:author="Harvey Shyan Yih Tan" w:date="2019-09-26T01:31:00Z">
              <w:rPr>
                <w:rFonts w:ascii="Times" w:hAnsi="Times"/>
                <w:lang w:val="en-US"/>
              </w:rPr>
            </w:rPrChange>
          </w:rPr>
          <w:t xml:space="preserve">The IP address of the chosen 2 are </w:t>
        </w:r>
      </w:ins>
      <w:proofErr w:type="gramStart"/>
      <w:ins w:id="735" w:author="Harvey Shyan Yih Tan" w:date="2019-09-26T01:17:00Z">
        <w:r w:rsidR="00A05BD8" w:rsidRPr="005C1980">
          <w:rPr>
            <w:rFonts w:ascii="Times" w:hAnsi="Times"/>
            <w:color w:val="538135" w:themeColor="accent6" w:themeShade="BF"/>
            <w:lang w:val="en-US"/>
            <w:rPrChange w:id="736" w:author="Harvey Shyan Yih Tan" w:date="2019-09-26T01:31:00Z">
              <w:rPr>
                <w:rFonts w:ascii="Times" w:hAnsi="Times"/>
                <w:lang w:val="en-US"/>
              </w:rPr>
            </w:rPrChange>
          </w:rPr>
          <w:t>network-tools.com</w:t>
        </w:r>
      </w:ins>
      <w:ins w:id="737" w:author="Harvey Shyan Yih Tan" w:date="2019-09-26T01:16:00Z">
        <w:r w:rsidRPr="005C1980">
          <w:rPr>
            <w:rFonts w:ascii="Times" w:hAnsi="Times"/>
            <w:color w:val="538135" w:themeColor="accent6" w:themeShade="BF"/>
            <w:lang w:val="en-US"/>
            <w:rPrChange w:id="738" w:author="Harvey Shyan Yih Tan" w:date="2019-09-26T01:31:00Z">
              <w:rPr>
                <w:rFonts w:ascii="Times" w:hAnsi="Times"/>
                <w:lang w:val="en-US"/>
              </w:rPr>
            </w:rPrChange>
          </w:rPr>
          <w:t>(</w:t>
        </w:r>
      </w:ins>
      <w:proofErr w:type="gramEnd"/>
      <w:ins w:id="739" w:author="Harvey Shyan Yih Tan" w:date="2019-09-26T01:17:00Z">
        <w:r w:rsidRPr="005C1980">
          <w:rPr>
            <w:rFonts w:ascii="Times" w:hAnsi="Times"/>
            <w:color w:val="538135" w:themeColor="accent6" w:themeShade="BF"/>
            <w:lang w:val="en-US"/>
            <w:rPrChange w:id="740" w:author="Harvey Shyan Yih Tan" w:date="2019-09-26T01:31:00Z">
              <w:rPr>
                <w:rFonts w:ascii="Times" w:hAnsi="Times"/>
                <w:lang w:val="en-US"/>
              </w:rPr>
            </w:rPrChange>
          </w:rPr>
          <w:t>45.79.14.160</w:t>
        </w:r>
      </w:ins>
      <w:ins w:id="741" w:author="Harvey Shyan Yih Tan" w:date="2019-09-26T01:16:00Z">
        <w:r w:rsidRPr="005C1980">
          <w:rPr>
            <w:rFonts w:ascii="Times" w:hAnsi="Times"/>
            <w:color w:val="538135" w:themeColor="accent6" w:themeShade="BF"/>
            <w:lang w:val="en-US"/>
            <w:rPrChange w:id="742" w:author="Harvey Shyan Yih Tan" w:date="2019-09-26T01:31:00Z">
              <w:rPr>
                <w:rFonts w:ascii="Times" w:hAnsi="Times"/>
                <w:lang w:val="en-US"/>
              </w:rPr>
            </w:rPrChange>
          </w:rPr>
          <w:t xml:space="preserve">) and </w:t>
        </w:r>
      </w:ins>
      <w:ins w:id="743" w:author="Harvey Shyan Yih Tan" w:date="2019-09-26T01:17:00Z">
        <w:r w:rsidR="00A05BD8" w:rsidRPr="005C1980">
          <w:rPr>
            <w:rFonts w:ascii="Times" w:hAnsi="Times"/>
            <w:color w:val="538135" w:themeColor="accent6" w:themeShade="BF"/>
            <w:lang w:val="en-US"/>
            <w:rPrChange w:id="744" w:author="Harvey Shyan Yih Tan" w:date="2019-09-26T01:31:00Z">
              <w:rPr>
                <w:rFonts w:ascii="Times" w:hAnsi="Times"/>
                <w:lang w:val="en-US"/>
              </w:rPr>
            </w:rPrChange>
          </w:rPr>
          <w:t>harenet.ad.jp</w:t>
        </w:r>
      </w:ins>
      <w:ins w:id="745" w:author="Harvey Shyan Yih Tan" w:date="2019-09-26T01:16:00Z">
        <w:r w:rsidRPr="005C1980">
          <w:rPr>
            <w:rFonts w:ascii="Times" w:hAnsi="Times"/>
            <w:color w:val="538135" w:themeColor="accent6" w:themeShade="BF"/>
            <w:lang w:val="en-US"/>
            <w:rPrChange w:id="746" w:author="Harvey Shyan Yih Tan" w:date="2019-09-26T01:31:00Z">
              <w:rPr>
                <w:rFonts w:ascii="Times" w:hAnsi="Times"/>
                <w:lang w:val="en-US"/>
              </w:rPr>
            </w:rPrChange>
          </w:rPr>
          <w:t>(</w:t>
        </w:r>
        <w:r w:rsidRPr="005C1980">
          <w:rPr>
            <w:rFonts w:ascii="Times" w:hAnsi="Times"/>
            <w:color w:val="538135" w:themeColor="accent6" w:themeShade="BF"/>
            <w:lang w:val="en-US"/>
            <w:rPrChange w:id="747" w:author="Harvey Shyan Yih Tan" w:date="2019-09-26T01:31:00Z">
              <w:rPr>
                <w:rFonts w:ascii="Times" w:hAnsi="Times"/>
                <w:lang w:val="en-US"/>
              </w:rPr>
            </w:rPrChange>
          </w:rPr>
          <w:t>211.125.120.152</w:t>
        </w:r>
        <w:r w:rsidRPr="005C1980">
          <w:rPr>
            <w:rFonts w:ascii="Times" w:hAnsi="Times"/>
            <w:color w:val="538135" w:themeColor="accent6" w:themeShade="BF"/>
            <w:lang w:val="en-US"/>
            <w:rPrChange w:id="748" w:author="Harvey Shyan Yih Tan" w:date="2019-09-26T01:31:00Z">
              <w:rPr>
                <w:rFonts w:ascii="Times" w:hAnsi="Times"/>
                <w:lang w:val="en-US"/>
              </w:rPr>
            </w:rPrChange>
          </w:rPr>
          <w:t>)</w:t>
        </w:r>
      </w:ins>
      <w:ins w:id="749" w:author="Harvey Shyan Yih Tan" w:date="2019-09-26T01:17:00Z">
        <w:r w:rsidR="00A05BD8" w:rsidRPr="005C1980">
          <w:rPr>
            <w:rFonts w:ascii="Times" w:hAnsi="Times"/>
            <w:color w:val="538135" w:themeColor="accent6" w:themeShade="BF"/>
            <w:lang w:val="en-US"/>
            <w:rPrChange w:id="750" w:author="Harvey Shyan Yih Tan" w:date="2019-09-26T01:31:00Z">
              <w:rPr>
                <w:rFonts w:ascii="Times" w:hAnsi="Times"/>
                <w:lang w:val="en-US"/>
              </w:rPr>
            </w:rPrChange>
          </w:rPr>
          <w:t xml:space="preserve">. </w:t>
        </w:r>
      </w:ins>
      <w:ins w:id="751" w:author="Harvey Shyan Yih Tan" w:date="2019-09-26T01:18:00Z">
        <w:r w:rsidR="00A05BD8" w:rsidRPr="005C1980">
          <w:rPr>
            <w:rFonts w:ascii="Times" w:hAnsi="Times"/>
            <w:color w:val="538135" w:themeColor="accent6" w:themeShade="BF"/>
            <w:lang w:val="en-US"/>
            <w:rPrChange w:id="752" w:author="Harvey Shyan Yih Tan" w:date="2019-09-26T01:31:00Z">
              <w:rPr>
                <w:rFonts w:ascii="Times" w:hAnsi="Times"/>
                <w:lang w:val="en-US"/>
              </w:rPr>
            </w:rPrChange>
          </w:rPr>
          <w:t xml:space="preserve">Both didn’t </w:t>
        </w:r>
      </w:ins>
      <w:ins w:id="753" w:author="Harvey Shyan Yih Tan" w:date="2019-09-26T01:19:00Z">
        <w:r w:rsidR="00A05BD8" w:rsidRPr="005C1980">
          <w:rPr>
            <w:rFonts w:ascii="Times" w:hAnsi="Times"/>
            <w:color w:val="538135" w:themeColor="accent6" w:themeShade="BF"/>
            <w:lang w:val="en-US"/>
            <w:rPrChange w:id="754" w:author="Harvey Shyan Yih Tan" w:date="2019-09-26T01:31:00Z">
              <w:rPr>
                <w:rFonts w:ascii="Times" w:hAnsi="Times"/>
                <w:lang w:val="en-US"/>
              </w:rPr>
            </w:rPrChange>
          </w:rPr>
          <w:t xml:space="preserve">go to and </w:t>
        </w:r>
        <w:proofErr w:type="spellStart"/>
        <w:r w:rsidR="00A05BD8" w:rsidRPr="005C1980">
          <w:rPr>
            <w:rFonts w:ascii="Times" w:hAnsi="Times"/>
            <w:color w:val="538135" w:themeColor="accent6" w:themeShade="BF"/>
            <w:lang w:val="en-US"/>
            <w:rPrChange w:id="755" w:author="Harvey Shyan Yih Tan" w:date="2019-09-26T01:31:00Z">
              <w:rPr>
                <w:rFonts w:ascii="Times" w:hAnsi="Times"/>
                <w:lang w:val="en-US"/>
              </w:rPr>
            </w:rPrChange>
          </w:rPr>
          <w:t>fro</w:t>
        </w:r>
        <w:proofErr w:type="spellEnd"/>
        <w:r w:rsidR="00A05BD8" w:rsidRPr="005C1980">
          <w:rPr>
            <w:rFonts w:ascii="Times" w:hAnsi="Times"/>
            <w:color w:val="538135" w:themeColor="accent6" w:themeShade="BF"/>
            <w:lang w:val="en-US"/>
            <w:rPrChange w:id="756" w:author="Harvey Shyan Yih Tan" w:date="2019-09-26T01:31:00Z">
              <w:rPr>
                <w:rFonts w:ascii="Times" w:hAnsi="Times"/>
                <w:lang w:val="en-US"/>
              </w:rPr>
            </w:rPrChange>
          </w:rPr>
          <w:t xml:space="preserve"> on the same </w:t>
        </w:r>
      </w:ins>
      <w:ins w:id="757" w:author="Harvey Shyan Yih Tan" w:date="2019-09-26T01:20:00Z">
        <w:r w:rsidR="00A05BD8" w:rsidRPr="005C1980">
          <w:rPr>
            <w:rFonts w:ascii="Times" w:hAnsi="Times"/>
            <w:color w:val="538135" w:themeColor="accent6" w:themeShade="BF"/>
            <w:lang w:val="en-US"/>
            <w:rPrChange w:id="758" w:author="Harvey Shyan Yih Tan" w:date="2019-09-26T01:31:00Z">
              <w:rPr>
                <w:rFonts w:ascii="Times" w:hAnsi="Times"/>
                <w:lang w:val="en-US"/>
              </w:rPr>
            </w:rPrChange>
          </w:rPr>
          <w:t>path</w:t>
        </w:r>
        <w:r w:rsidR="00FC71B9" w:rsidRPr="005C1980">
          <w:rPr>
            <w:rFonts w:ascii="Times" w:hAnsi="Times"/>
            <w:color w:val="538135" w:themeColor="accent6" w:themeShade="BF"/>
            <w:lang w:val="en-US"/>
            <w:rPrChange w:id="759" w:author="Harvey Shyan Yih Tan" w:date="2019-09-26T01:31:00Z">
              <w:rPr>
                <w:rFonts w:ascii="Times" w:hAnsi="Times"/>
                <w:lang w:val="en-US"/>
              </w:rPr>
            </w:rPrChange>
          </w:rPr>
          <w:t>/ routers</w:t>
        </w:r>
      </w:ins>
      <w:ins w:id="760" w:author="Harvey Shyan Yih Tan" w:date="2019-09-26T01:21:00Z">
        <w:r w:rsidR="00FC71B9" w:rsidRPr="005C1980">
          <w:rPr>
            <w:rFonts w:ascii="Times" w:hAnsi="Times"/>
            <w:color w:val="538135" w:themeColor="accent6" w:themeShade="BF"/>
            <w:lang w:val="en-US"/>
            <w:rPrChange w:id="761" w:author="Harvey Shyan Yih Tan" w:date="2019-09-26T01:31:00Z">
              <w:rPr>
                <w:rFonts w:ascii="Times" w:hAnsi="Times"/>
                <w:lang w:val="en-US"/>
              </w:rPr>
            </w:rPrChange>
          </w:rPr>
          <w:t xml:space="preserve"> but there are common routers with different IP</w:t>
        </w:r>
      </w:ins>
      <w:ins w:id="762" w:author="Harvey Shyan Yih Tan" w:date="2019-09-26T01:25:00Z">
        <w:r w:rsidR="00FC71B9" w:rsidRPr="005C1980">
          <w:rPr>
            <w:rFonts w:ascii="Times" w:hAnsi="Times"/>
            <w:color w:val="538135" w:themeColor="accent6" w:themeShade="BF"/>
            <w:lang w:val="en-US"/>
            <w:rPrChange w:id="763" w:author="Harvey Shyan Yih Tan" w:date="2019-09-26T01:31:00Z">
              <w:rPr>
                <w:rFonts w:ascii="Times" w:hAnsi="Times"/>
                <w:lang w:val="en-US"/>
              </w:rPr>
            </w:rPrChange>
          </w:rPr>
          <w:t xml:space="preserve"> </w:t>
        </w:r>
      </w:ins>
      <w:ins w:id="764" w:author="Harvey Shyan Yih Tan" w:date="2019-09-26T01:26:00Z">
        <w:r w:rsidR="00FC71B9" w:rsidRPr="005C1980">
          <w:rPr>
            <w:rFonts w:ascii="Times" w:hAnsi="Times"/>
            <w:color w:val="538135" w:themeColor="accent6" w:themeShade="BF"/>
            <w:lang w:val="en-US"/>
            <w:rPrChange w:id="765" w:author="Harvey Shyan Yih Tan" w:date="2019-09-26T01:31:00Z">
              <w:rPr>
                <w:rFonts w:ascii="Times" w:hAnsi="Times"/>
                <w:lang w:val="en-US"/>
              </w:rPr>
            </w:rPrChange>
          </w:rPr>
          <w:t xml:space="preserve">as routing selects the </w:t>
        </w:r>
      </w:ins>
      <w:ins w:id="766" w:author="Harvey Shyan Yih Tan" w:date="2019-09-26T01:27:00Z">
        <w:r w:rsidR="00FC71B9" w:rsidRPr="005C1980">
          <w:rPr>
            <w:rFonts w:ascii="Times" w:hAnsi="Times"/>
            <w:color w:val="538135" w:themeColor="accent6" w:themeShade="BF"/>
            <w:lang w:val="en-US"/>
            <w:rPrChange w:id="767" w:author="Harvey Shyan Yih Tan" w:date="2019-09-26T01:31:00Z">
              <w:rPr>
                <w:rFonts w:ascii="Times" w:hAnsi="Times"/>
                <w:lang w:val="en-US"/>
              </w:rPr>
            </w:rPrChange>
          </w:rPr>
          <w:t>optimal</w:t>
        </w:r>
      </w:ins>
      <w:ins w:id="768" w:author="Harvey Shyan Yih Tan" w:date="2019-09-26T01:28:00Z">
        <w:r w:rsidR="00FC71B9" w:rsidRPr="005C1980">
          <w:rPr>
            <w:rFonts w:ascii="Times" w:hAnsi="Times"/>
            <w:color w:val="538135" w:themeColor="accent6" w:themeShade="BF"/>
            <w:lang w:val="en-US"/>
            <w:rPrChange w:id="769" w:author="Harvey Shyan Yih Tan" w:date="2019-09-26T01:31:00Z">
              <w:rPr>
                <w:rFonts w:ascii="Times" w:hAnsi="Times"/>
                <w:lang w:val="en-US"/>
              </w:rPr>
            </w:rPrChange>
          </w:rPr>
          <w:t xml:space="preserve"> path.</w:t>
        </w:r>
      </w:ins>
    </w:p>
    <w:p w14:paraId="0EA47089" w14:textId="77777777" w:rsidR="00C8493A" w:rsidRPr="00A91B0C" w:rsidRDefault="00C8493A" w:rsidP="00A91B0C">
      <w:pPr>
        <w:rPr>
          <w:rFonts w:ascii="Times" w:hAnsi="Times"/>
          <w:lang w:val="en-US"/>
        </w:rPr>
        <w:pPrChange w:id="770" w:author="Harvey Shyan Yih Tan" w:date="2019-09-26T17:37:00Z">
          <w:pPr>
            <w:ind w:left="720"/>
          </w:pPr>
        </w:pPrChange>
      </w:pPr>
    </w:p>
    <w:p w14:paraId="0819C9BF" w14:textId="7E2CAA2A" w:rsidR="002273F8" w:rsidRPr="005C1980" w:rsidRDefault="002273F8" w:rsidP="00A91B0C">
      <w:pPr>
        <w:rPr>
          <w:rFonts w:ascii="Times" w:hAnsi="Times"/>
          <w:lang w:val="en-US"/>
          <w:rPrChange w:id="771" w:author="Harvey Shyan Yih Tan" w:date="2019-09-26T01:31:00Z">
            <w:rPr>
              <w:rFonts w:ascii="Times" w:hAnsi="Times"/>
              <w:lang w:val="en-US"/>
            </w:rPr>
          </w:rPrChange>
        </w:rPr>
        <w:pPrChange w:id="772" w:author="Harvey Shyan Yih Tan" w:date="2019-09-26T17:37:00Z">
          <w:pPr/>
        </w:pPrChange>
      </w:pPr>
      <w:r w:rsidRPr="005C1980">
        <w:rPr>
          <w:rFonts w:ascii="Times" w:hAnsi="Times"/>
          <w:lang w:val="en-US"/>
          <w:rPrChange w:id="773" w:author="Harvey Shyan Yih Tan" w:date="2019-09-26T01:31:00Z">
            <w:rPr>
              <w:rFonts w:ascii="Times" w:hAnsi="Times"/>
              <w:lang w:val="en-US"/>
            </w:rPr>
          </w:rPrChange>
        </w:rPr>
        <w:t>Exercise 4: use ping to gain insights into network performance</w:t>
      </w:r>
    </w:p>
    <w:p w14:paraId="128900BA" w14:textId="077EFB25" w:rsidR="002273F8" w:rsidRPr="005C1980" w:rsidRDefault="002273F8" w:rsidP="00A91B0C">
      <w:pPr>
        <w:rPr>
          <w:rFonts w:ascii="Times" w:hAnsi="Times"/>
          <w:i/>
          <w:iCs/>
          <w:lang w:val="en-US"/>
          <w:rPrChange w:id="774" w:author="Harvey Shyan Yih Tan" w:date="2019-09-26T01:31:00Z">
            <w:rPr>
              <w:rFonts w:ascii="Times" w:hAnsi="Times"/>
              <w:i/>
              <w:iCs/>
              <w:lang w:val="en-US"/>
            </w:rPr>
          </w:rPrChange>
        </w:rPr>
        <w:pPrChange w:id="775" w:author="Harvey Shyan Yih Tan" w:date="2019-09-26T17:37:00Z">
          <w:pPr/>
        </w:pPrChange>
      </w:pPr>
      <w:r w:rsidRPr="005C1980">
        <w:rPr>
          <w:rFonts w:ascii="Times" w:hAnsi="Times"/>
          <w:i/>
          <w:iCs/>
          <w:lang w:val="en-US"/>
          <w:rPrChange w:id="776" w:author="Harvey Shyan Yih Tan" w:date="2019-09-26T01:31:00Z">
            <w:rPr>
              <w:rFonts w:ascii="Times" w:hAnsi="Times"/>
              <w:i/>
              <w:iCs/>
              <w:lang w:val="en-US"/>
            </w:rPr>
          </w:rPrChange>
        </w:rPr>
        <w:t>*Include all graphs in your report</w:t>
      </w:r>
    </w:p>
    <w:p w14:paraId="0045E931" w14:textId="77777777" w:rsidR="00FC71B9" w:rsidRPr="005C1980" w:rsidRDefault="00FC71B9" w:rsidP="00A91B0C">
      <w:pPr>
        <w:spacing w:after="150"/>
        <w:rPr>
          <w:ins w:id="777" w:author="Harvey Shyan Yih Tan" w:date="2019-09-26T01:29:00Z"/>
          <w:rFonts w:ascii="Times" w:eastAsia="Times New Roman" w:hAnsi="Times" w:cs="Times New Roman"/>
          <w:color w:val="000000"/>
          <w:rPrChange w:id="778" w:author="Harvey Shyan Yih Tan" w:date="2019-09-26T01:31:00Z">
            <w:rPr>
              <w:ins w:id="779" w:author="Harvey Shyan Yih Tan" w:date="2019-09-26T01:29:00Z"/>
              <w:rFonts w:ascii="Helvetica Neue" w:eastAsia="Times New Roman" w:hAnsi="Helvetica Neue" w:cs="Times New Roman"/>
              <w:color w:val="000000"/>
              <w:sz w:val="21"/>
              <w:szCs w:val="21"/>
            </w:rPr>
          </w:rPrChange>
        </w:rPr>
        <w:pPrChange w:id="780" w:author="Harvey Shyan Yih Tan" w:date="2019-09-26T17:37:00Z">
          <w:pPr>
            <w:spacing w:after="150"/>
          </w:pPr>
        </w:pPrChange>
      </w:pPr>
      <w:ins w:id="781" w:author="Harvey Shyan Yih Tan" w:date="2019-09-26T01:29:00Z">
        <w:r w:rsidRPr="005C1980">
          <w:rPr>
            <w:rFonts w:ascii="Times" w:eastAsia="Times New Roman" w:hAnsi="Times" w:cs="Times New Roman"/>
            <w:color w:val="000000"/>
            <w:rPrChange w:id="782" w:author="Harvey Shyan Yih Tan" w:date="2019-09-26T01:31:00Z">
              <w:rPr>
                <w:rFonts w:ascii="Helvetica Neue" w:eastAsia="Times New Roman" w:hAnsi="Helvetica Neue" w:cs="Times New Roman"/>
                <w:color w:val="000000"/>
                <w:sz w:val="21"/>
                <w:szCs w:val="21"/>
              </w:rPr>
            </w:rPrChange>
          </w:rPr>
          <w:t xml:space="preserve">We now use the ping utility to investigate network delay and its implications on network performance. In particular, we will </w:t>
        </w:r>
        <w:proofErr w:type="spellStart"/>
        <w:r w:rsidRPr="005C1980">
          <w:rPr>
            <w:rFonts w:ascii="Times" w:eastAsia="Times New Roman" w:hAnsi="Times" w:cs="Times New Roman"/>
            <w:color w:val="000000"/>
            <w:rPrChange w:id="783" w:author="Harvey Shyan Yih Tan" w:date="2019-09-26T01:31:00Z">
              <w:rPr>
                <w:rFonts w:ascii="Helvetica Neue" w:eastAsia="Times New Roman" w:hAnsi="Helvetica Neue" w:cs="Times New Roman"/>
                <w:color w:val="000000"/>
                <w:sz w:val="21"/>
                <w:szCs w:val="21"/>
              </w:rPr>
            </w:rPrChange>
          </w:rPr>
          <w:t>analyze</w:t>
        </w:r>
        <w:proofErr w:type="spellEnd"/>
        <w:r w:rsidRPr="005C1980">
          <w:rPr>
            <w:rFonts w:ascii="Times" w:eastAsia="Times New Roman" w:hAnsi="Times" w:cs="Times New Roman"/>
            <w:color w:val="000000"/>
            <w:rPrChange w:id="784" w:author="Harvey Shyan Yih Tan" w:date="2019-09-26T01:31:00Z">
              <w:rPr>
                <w:rFonts w:ascii="Helvetica Neue" w:eastAsia="Times New Roman" w:hAnsi="Helvetica Neue" w:cs="Times New Roman"/>
                <w:color w:val="000000"/>
                <w:sz w:val="21"/>
                <w:szCs w:val="21"/>
              </w:rPr>
            </w:rPrChange>
          </w:rPr>
          <w:t xml:space="preserve"> the dependency of packet size and delay.</w:t>
        </w:r>
      </w:ins>
    </w:p>
    <w:p w14:paraId="150FB214" w14:textId="76375806" w:rsidR="00FC71B9" w:rsidRPr="00A91B0C" w:rsidRDefault="00FC71B9" w:rsidP="00A91B0C">
      <w:pPr>
        <w:spacing w:after="150"/>
        <w:rPr>
          <w:ins w:id="785" w:author="Harvey Shyan Yih Tan" w:date="2019-09-26T01:30:00Z"/>
          <w:rFonts w:ascii="Times" w:eastAsia="Times New Roman" w:hAnsi="Times" w:cs="Times New Roman"/>
          <w:color w:val="000000"/>
        </w:rPr>
        <w:pPrChange w:id="786" w:author="Harvey Shyan Yih Tan" w:date="2019-09-26T17:37:00Z">
          <w:pPr>
            <w:spacing w:after="150"/>
          </w:pPr>
        </w:pPrChange>
      </w:pPr>
      <w:ins w:id="787" w:author="Harvey Shyan Yih Tan" w:date="2019-09-26T01:29:00Z">
        <w:r w:rsidRPr="005C1980">
          <w:rPr>
            <w:rFonts w:ascii="Times" w:eastAsia="Times New Roman" w:hAnsi="Times" w:cs="Times New Roman"/>
            <w:color w:val="000000"/>
            <w:rPrChange w:id="788" w:author="Harvey Shyan Yih Tan" w:date="2019-09-26T01:31:00Z">
              <w:rPr>
                <w:rFonts w:ascii="Helvetica Neue" w:eastAsia="Times New Roman" w:hAnsi="Helvetica Neue" w:cs="Times New Roman"/>
                <w:color w:val="000000"/>
                <w:sz w:val="21"/>
                <w:szCs w:val="21"/>
              </w:rPr>
            </w:rPrChange>
          </w:rPr>
          <w:t>There is a shell script, </w:t>
        </w:r>
        <w:r w:rsidRPr="005C1980">
          <w:rPr>
            <w:rFonts w:ascii="Times" w:eastAsia="Times New Roman" w:hAnsi="Times" w:cs="Times New Roman"/>
            <w:color w:val="000000"/>
            <w:rPrChange w:id="789" w:author="Harvey Shyan Yih Tan" w:date="2019-09-26T01:31:00Z">
              <w:rPr>
                <w:rFonts w:ascii="Helvetica Neue" w:eastAsia="Times New Roman" w:hAnsi="Helvetica Neue" w:cs="Times New Roman"/>
                <w:color w:val="000000"/>
                <w:sz w:val="21"/>
                <w:szCs w:val="21"/>
              </w:rPr>
            </w:rPrChange>
          </w:rPr>
          <w:fldChar w:fldCharType="begin"/>
        </w:r>
        <w:r w:rsidRPr="005C1980">
          <w:rPr>
            <w:rFonts w:ascii="Times" w:eastAsia="Times New Roman" w:hAnsi="Times" w:cs="Times New Roman"/>
            <w:color w:val="000000"/>
            <w:rPrChange w:id="790" w:author="Harvey Shyan Yih Tan" w:date="2019-09-26T01:31:00Z">
              <w:rPr>
                <w:rFonts w:ascii="Helvetica Neue" w:eastAsia="Times New Roman" w:hAnsi="Helvetica Neue" w:cs="Times New Roman"/>
                <w:color w:val="000000"/>
                <w:sz w:val="21"/>
                <w:szCs w:val="21"/>
              </w:rPr>
            </w:rPrChange>
          </w:rPr>
          <w:instrText xml:space="preserve"> HYPERLINK "https://webcms3.cse.unsw.edu.au/COMP3331/19T3/resources/32088" \t "_blank" </w:instrText>
        </w:r>
        <w:r w:rsidRPr="005C1980">
          <w:rPr>
            <w:rFonts w:ascii="Times" w:eastAsia="Times New Roman" w:hAnsi="Times" w:cs="Times New Roman"/>
            <w:color w:val="000000"/>
            <w:rPrChange w:id="791" w:author="Harvey Shyan Yih Tan" w:date="2019-09-26T01:31:00Z">
              <w:rPr>
                <w:rFonts w:ascii="Helvetica Neue" w:eastAsia="Times New Roman" w:hAnsi="Helvetica Neue" w:cs="Times New Roman"/>
                <w:color w:val="000000"/>
                <w:sz w:val="21"/>
                <w:szCs w:val="21"/>
              </w:rPr>
            </w:rPrChange>
          </w:rPr>
          <w:fldChar w:fldCharType="separate"/>
        </w:r>
        <w:r w:rsidRPr="005C1980">
          <w:rPr>
            <w:rFonts w:ascii="Times" w:eastAsia="Times New Roman" w:hAnsi="Times" w:cs="Times New Roman"/>
            <w:color w:val="3BA0F3"/>
            <w:u w:val="single"/>
            <w:rPrChange w:id="792" w:author="Harvey Shyan Yih Tan" w:date="2019-09-26T01:31:00Z">
              <w:rPr>
                <w:rFonts w:ascii="Helvetica Neue" w:eastAsia="Times New Roman" w:hAnsi="Helvetica Neue" w:cs="Times New Roman"/>
                <w:color w:val="3BA0F3"/>
                <w:sz w:val="21"/>
                <w:szCs w:val="21"/>
                <w:u w:val="single"/>
              </w:rPr>
            </w:rPrChange>
          </w:rPr>
          <w:t>runping.</w:t>
        </w:r>
        <w:r w:rsidRPr="005C1980">
          <w:rPr>
            <w:rFonts w:ascii="Times" w:eastAsia="Times New Roman" w:hAnsi="Times" w:cs="Times New Roman"/>
            <w:color w:val="3BA0F3"/>
            <w:u w:val="single"/>
            <w:rPrChange w:id="793" w:author="Harvey Shyan Yih Tan" w:date="2019-09-26T01:31:00Z">
              <w:rPr>
                <w:rFonts w:ascii="Helvetica Neue" w:eastAsia="Times New Roman" w:hAnsi="Helvetica Neue" w:cs="Times New Roman"/>
                <w:color w:val="3BA0F3"/>
                <w:sz w:val="21"/>
                <w:szCs w:val="21"/>
                <w:u w:val="single"/>
              </w:rPr>
            </w:rPrChange>
          </w:rPr>
          <w:t>s</w:t>
        </w:r>
        <w:r w:rsidRPr="005C1980">
          <w:rPr>
            <w:rFonts w:ascii="Times" w:eastAsia="Times New Roman" w:hAnsi="Times" w:cs="Times New Roman"/>
            <w:color w:val="3BA0F3"/>
            <w:u w:val="single"/>
            <w:rPrChange w:id="794" w:author="Harvey Shyan Yih Tan" w:date="2019-09-26T01:31:00Z">
              <w:rPr>
                <w:rFonts w:ascii="Helvetica Neue" w:eastAsia="Times New Roman" w:hAnsi="Helvetica Neue" w:cs="Times New Roman"/>
                <w:color w:val="3BA0F3"/>
                <w:sz w:val="21"/>
                <w:szCs w:val="21"/>
                <w:u w:val="single"/>
              </w:rPr>
            </w:rPrChange>
          </w:rPr>
          <w:t>h</w:t>
        </w:r>
        <w:r w:rsidRPr="005C1980">
          <w:rPr>
            <w:rFonts w:ascii="Times" w:eastAsia="Times New Roman" w:hAnsi="Times" w:cs="Times New Roman"/>
            <w:color w:val="3BA0F3"/>
            <w:rPrChange w:id="795" w:author="Harvey Shyan Yih Tan" w:date="2019-09-26T01:31:00Z">
              <w:rPr>
                <w:rFonts w:ascii="Helvetica Neue" w:eastAsia="Times New Roman" w:hAnsi="Helvetica Neue" w:cs="Times New Roman"/>
                <w:color w:val="3BA0F3"/>
                <w:sz w:val="21"/>
                <w:szCs w:val="21"/>
              </w:rPr>
            </w:rPrChange>
          </w:rPr>
          <w:t> </w:t>
        </w:r>
        <w:r w:rsidRPr="005C1980">
          <w:rPr>
            <w:rFonts w:ascii="Times" w:eastAsia="Times New Roman" w:hAnsi="Times" w:cs="Times New Roman"/>
            <w:color w:val="000000"/>
            <w:rPrChange w:id="796" w:author="Harvey Shyan Yih Tan" w:date="2019-09-26T01:31:00Z">
              <w:rPr>
                <w:rFonts w:ascii="Helvetica Neue" w:eastAsia="Times New Roman" w:hAnsi="Helvetica Neue" w:cs="Times New Roman"/>
                <w:color w:val="000000"/>
                <w:sz w:val="21"/>
                <w:szCs w:val="21"/>
              </w:rPr>
            </w:rPrChange>
          </w:rPr>
          <w:fldChar w:fldCharType="end"/>
        </w:r>
        <w:r w:rsidRPr="005C1980">
          <w:rPr>
            <w:rFonts w:ascii="Times" w:eastAsia="Times New Roman" w:hAnsi="Times" w:cs="Times New Roman"/>
            <w:color w:val="000000"/>
            <w:rPrChange w:id="797" w:author="Harvey Shyan Yih Tan" w:date="2019-09-26T01:31:00Z">
              <w:rPr>
                <w:rFonts w:ascii="Helvetica Neue" w:eastAsia="Times New Roman" w:hAnsi="Helvetica Neue" w:cs="Times New Roman"/>
                <w:color w:val="000000"/>
                <w:sz w:val="21"/>
                <w:szCs w:val="21"/>
              </w:rPr>
            </w:rPrChange>
          </w:rPr>
          <w:t>, provided that you can use instead of running many pings with different packet sizes by hand. After downloading this script on your machine make sure you can execute it. If not, you will have to execute the following command in the command line: </w:t>
        </w:r>
        <w:proofErr w:type="spellStart"/>
        <w:r w:rsidRPr="005C1980">
          <w:rPr>
            <w:rFonts w:ascii="Times" w:eastAsia="Times New Roman" w:hAnsi="Times" w:cs="Times New Roman"/>
            <w:i/>
            <w:iCs/>
            <w:color w:val="000000"/>
            <w:rPrChange w:id="798" w:author="Harvey Shyan Yih Tan" w:date="2019-09-26T01:31:00Z">
              <w:rPr>
                <w:rFonts w:ascii="Helvetica Neue" w:eastAsia="Times New Roman" w:hAnsi="Helvetica Neue" w:cs="Times New Roman"/>
                <w:i/>
                <w:iCs/>
                <w:color w:val="000000"/>
                <w:sz w:val="21"/>
                <w:szCs w:val="21"/>
              </w:rPr>
            </w:rPrChange>
          </w:rPr>
          <w:t>chmod</w:t>
        </w:r>
        <w:proofErr w:type="spellEnd"/>
        <w:r w:rsidRPr="005C1980">
          <w:rPr>
            <w:rFonts w:ascii="Times" w:eastAsia="Times New Roman" w:hAnsi="Times" w:cs="Times New Roman"/>
            <w:i/>
            <w:iCs/>
            <w:color w:val="000000"/>
            <w:rPrChange w:id="799" w:author="Harvey Shyan Yih Tan" w:date="2019-09-26T01:31:00Z">
              <w:rPr>
                <w:rFonts w:ascii="Helvetica Neue" w:eastAsia="Times New Roman" w:hAnsi="Helvetica Neue" w:cs="Times New Roman"/>
                <w:i/>
                <w:iCs/>
                <w:color w:val="000000"/>
                <w:sz w:val="21"/>
                <w:szCs w:val="21"/>
              </w:rPr>
            </w:rPrChange>
          </w:rPr>
          <w:t xml:space="preserve"> </w:t>
        </w:r>
        <w:proofErr w:type="spellStart"/>
        <w:r w:rsidRPr="005C1980">
          <w:rPr>
            <w:rFonts w:ascii="Times" w:eastAsia="Times New Roman" w:hAnsi="Times" w:cs="Times New Roman"/>
            <w:i/>
            <w:iCs/>
            <w:color w:val="000000"/>
            <w:rPrChange w:id="800" w:author="Harvey Shyan Yih Tan" w:date="2019-09-26T01:31:00Z">
              <w:rPr>
                <w:rFonts w:ascii="Helvetica Neue" w:eastAsia="Times New Roman" w:hAnsi="Helvetica Neue" w:cs="Times New Roman"/>
                <w:i/>
                <w:iCs/>
                <w:color w:val="000000"/>
                <w:sz w:val="21"/>
                <w:szCs w:val="21"/>
              </w:rPr>
            </w:rPrChange>
          </w:rPr>
          <w:t>u+x</w:t>
        </w:r>
        <w:proofErr w:type="spellEnd"/>
        <w:r w:rsidRPr="005C1980">
          <w:rPr>
            <w:rFonts w:ascii="Times" w:eastAsia="Times New Roman" w:hAnsi="Times" w:cs="Times New Roman"/>
            <w:i/>
            <w:iCs/>
            <w:color w:val="000000"/>
            <w:rPrChange w:id="801" w:author="Harvey Shyan Yih Tan" w:date="2019-09-26T01:31:00Z">
              <w:rPr>
                <w:rFonts w:ascii="Helvetica Neue" w:eastAsia="Times New Roman" w:hAnsi="Helvetica Neue" w:cs="Times New Roman"/>
                <w:i/>
                <w:iCs/>
                <w:color w:val="000000"/>
                <w:sz w:val="21"/>
                <w:szCs w:val="21"/>
              </w:rPr>
            </w:rPrChange>
          </w:rPr>
          <w:t xml:space="preserve"> </w:t>
        </w:r>
        <w:proofErr w:type="gramStart"/>
        <w:r w:rsidRPr="005C1980">
          <w:rPr>
            <w:rFonts w:ascii="Times" w:eastAsia="Times New Roman" w:hAnsi="Times" w:cs="Times New Roman"/>
            <w:i/>
            <w:iCs/>
            <w:color w:val="000000"/>
            <w:rPrChange w:id="802" w:author="Harvey Shyan Yih Tan" w:date="2019-09-26T01:31:00Z">
              <w:rPr>
                <w:rFonts w:ascii="Helvetica Neue" w:eastAsia="Times New Roman" w:hAnsi="Helvetica Neue" w:cs="Times New Roman"/>
                <w:i/>
                <w:iCs/>
                <w:color w:val="000000"/>
                <w:sz w:val="21"/>
                <w:szCs w:val="21"/>
              </w:rPr>
            </w:rPrChange>
          </w:rPr>
          <w:t>runping.sh </w:t>
        </w:r>
        <w:r w:rsidRPr="005C1980">
          <w:rPr>
            <w:rFonts w:ascii="Times" w:eastAsia="Times New Roman" w:hAnsi="Times" w:cs="Times New Roman"/>
            <w:color w:val="000000"/>
            <w:rPrChange w:id="803" w:author="Harvey Shyan Yih Tan" w:date="2019-09-26T01:31:00Z">
              <w:rPr>
                <w:rFonts w:ascii="Helvetica Neue" w:eastAsia="Times New Roman" w:hAnsi="Helvetica Neue" w:cs="Times New Roman"/>
                <w:color w:val="000000"/>
                <w:sz w:val="21"/>
                <w:szCs w:val="21"/>
              </w:rPr>
            </w:rPrChange>
          </w:rPr>
          <w:t>.</w:t>
        </w:r>
        <w:proofErr w:type="gramEnd"/>
        <w:r w:rsidRPr="005C1980">
          <w:rPr>
            <w:rFonts w:ascii="Times" w:eastAsia="Times New Roman" w:hAnsi="Times" w:cs="Times New Roman"/>
            <w:color w:val="000000"/>
            <w:rPrChange w:id="804" w:author="Harvey Shyan Yih Tan" w:date="2019-09-26T01:31:00Z">
              <w:rPr>
                <w:rFonts w:ascii="Helvetica Neue" w:eastAsia="Times New Roman" w:hAnsi="Helvetica Neue" w:cs="Times New Roman"/>
                <w:color w:val="000000"/>
                <w:sz w:val="21"/>
                <w:szCs w:val="21"/>
              </w:rPr>
            </w:rPrChange>
          </w:rPr>
          <w:t xml:space="preserve"> To run the ping traces you may use the runping.sh script as follows: ./runping.sh </w:t>
        </w:r>
        <w:r w:rsidRPr="005C1980">
          <w:rPr>
            <w:rFonts w:ascii="Times" w:eastAsia="Times New Roman" w:hAnsi="Times" w:cs="Times New Roman"/>
            <w:color w:val="000000"/>
            <w:rPrChange w:id="805" w:author="Harvey Shyan Yih Tan" w:date="2019-09-26T01:31:00Z">
              <w:rPr>
                <w:rFonts w:ascii="Helvetica Neue" w:eastAsia="Times New Roman" w:hAnsi="Helvetica Neue" w:cs="Times New Roman"/>
                <w:color w:val="000000"/>
                <w:sz w:val="21"/>
                <w:szCs w:val="21"/>
              </w:rPr>
            </w:rPrChange>
          </w:rPr>
          <w:fldChar w:fldCharType="begin"/>
        </w:r>
        <w:r w:rsidRPr="005C1980">
          <w:rPr>
            <w:rFonts w:ascii="Times" w:eastAsia="Times New Roman" w:hAnsi="Times" w:cs="Times New Roman"/>
            <w:color w:val="000000"/>
            <w:rPrChange w:id="806" w:author="Harvey Shyan Yih Tan" w:date="2019-09-26T01:31:00Z">
              <w:rPr>
                <w:rFonts w:ascii="Helvetica Neue" w:eastAsia="Times New Roman" w:hAnsi="Helvetica Neue" w:cs="Times New Roman"/>
                <w:color w:val="000000"/>
                <w:sz w:val="21"/>
                <w:szCs w:val="21"/>
              </w:rPr>
            </w:rPrChange>
          </w:rPr>
          <w:instrText xml:space="preserve"> HYPERLINK "http://www.abc.net" </w:instrText>
        </w:r>
        <w:r w:rsidRPr="005C1980">
          <w:rPr>
            <w:rFonts w:ascii="Times" w:eastAsia="Times New Roman" w:hAnsi="Times" w:cs="Times New Roman"/>
            <w:color w:val="000000"/>
            <w:rPrChange w:id="807" w:author="Harvey Shyan Yih Tan" w:date="2019-09-26T01:31:00Z">
              <w:rPr>
                <w:rFonts w:ascii="Helvetica Neue" w:eastAsia="Times New Roman" w:hAnsi="Helvetica Neue" w:cs="Times New Roman"/>
                <w:color w:val="000000"/>
                <w:sz w:val="21"/>
                <w:szCs w:val="21"/>
              </w:rPr>
            </w:rPrChange>
          </w:rPr>
          <w:fldChar w:fldCharType="separate"/>
        </w:r>
        <w:r w:rsidRPr="005C1980">
          <w:rPr>
            <w:rFonts w:ascii="Times" w:eastAsia="Times New Roman" w:hAnsi="Times" w:cs="Times New Roman"/>
            <w:color w:val="3BA0F3"/>
            <w:u w:val="single"/>
            <w:rPrChange w:id="808" w:author="Harvey Shyan Yih Tan" w:date="2019-09-26T01:31:00Z">
              <w:rPr>
                <w:rFonts w:ascii="Helvetica Neue" w:eastAsia="Times New Roman" w:hAnsi="Helvetica Neue" w:cs="Times New Roman"/>
                <w:color w:val="3BA0F3"/>
                <w:sz w:val="21"/>
                <w:szCs w:val="21"/>
                <w:u w:val="single"/>
              </w:rPr>
            </w:rPrChange>
          </w:rPr>
          <w:t>www.abc.net</w:t>
        </w:r>
        <w:r w:rsidRPr="005C1980">
          <w:rPr>
            <w:rFonts w:ascii="Times" w:eastAsia="Times New Roman" w:hAnsi="Times" w:cs="Times New Roman"/>
            <w:color w:val="3BA0F3"/>
            <w:rPrChange w:id="809" w:author="Harvey Shyan Yih Tan" w:date="2019-09-26T01:31:00Z">
              <w:rPr>
                <w:rFonts w:ascii="Helvetica Neue" w:eastAsia="Times New Roman" w:hAnsi="Helvetica Neue" w:cs="Times New Roman"/>
                <w:color w:val="3BA0F3"/>
                <w:sz w:val="21"/>
                <w:szCs w:val="21"/>
              </w:rPr>
            </w:rPrChange>
          </w:rPr>
          <w:t> </w:t>
        </w:r>
        <w:r w:rsidRPr="005C1980">
          <w:rPr>
            <w:rFonts w:ascii="Times" w:eastAsia="Times New Roman" w:hAnsi="Times" w:cs="Times New Roman"/>
            <w:color w:val="000000"/>
            <w:rPrChange w:id="810" w:author="Harvey Shyan Yih Tan" w:date="2019-09-26T01:31:00Z">
              <w:rPr>
                <w:rFonts w:ascii="Helvetica Neue" w:eastAsia="Times New Roman" w:hAnsi="Helvetica Neue" w:cs="Times New Roman"/>
                <w:color w:val="000000"/>
                <w:sz w:val="21"/>
                <w:szCs w:val="21"/>
              </w:rPr>
            </w:rPrChange>
          </w:rPr>
          <w:fldChar w:fldCharType="end"/>
        </w:r>
        <w:r w:rsidRPr="005C1980">
          <w:rPr>
            <w:rFonts w:ascii="Times" w:eastAsia="Times New Roman" w:hAnsi="Times" w:cs="Times New Roman"/>
            <w:color w:val="000000"/>
            <w:rPrChange w:id="811" w:author="Harvey Shyan Yih Tan" w:date="2019-09-26T01:31:00Z">
              <w:rPr>
                <w:rFonts w:ascii="Helvetica Neue" w:eastAsia="Times New Roman" w:hAnsi="Helvetica Neue" w:cs="Times New Roman"/>
                <w:color w:val="000000"/>
                <w:sz w:val="21"/>
                <w:szCs w:val="21"/>
              </w:rPr>
            </w:rPrChange>
          </w:rPr>
          <w:t>(or whatever other destination you want to ping). It will automatically run ping for different packet sizes and with 50 ping packets per size. Note, since a ping is sent once per second, this script will take a few minutes to finish. Basically, this script only executes the commands: </w:t>
        </w:r>
      </w:ins>
    </w:p>
    <w:p w14:paraId="066B4BD6" w14:textId="7E95B601" w:rsidR="005C1980" w:rsidRPr="002747AC" w:rsidRDefault="005C1980" w:rsidP="002747AC">
      <w:pPr>
        <w:pStyle w:val="NormalWeb"/>
        <w:spacing w:before="0" w:beforeAutospacing="0" w:after="150" w:afterAutospacing="0"/>
        <w:rPr>
          <w:ins w:id="812" w:author="Harvey Shyan Yih Tan" w:date="2019-09-26T17:42:00Z"/>
          <w:rFonts w:ascii="Times" w:hAnsi="Times"/>
          <w:color w:val="000000"/>
          <w:rPrChange w:id="813" w:author="Harvey Shyan Yih Tan" w:date="2019-09-26T17:42:00Z">
            <w:rPr>
              <w:ins w:id="814" w:author="Harvey Shyan Yih Tan" w:date="2019-09-26T17:42:00Z"/>
              <w:rFonts w:ascii="Times" w:hAnsi="Times"/>
              <w:color w:val="000000"/>
            </w:rPr>
          </w:rPrChange>
        </w:rPr>
        <w:pPrChange w:id="815" w:author="Harvey Shyan Yih Tan" w:date="2019-09-26T17:42:00Z">
          <w:pPr>
            <w:pStyle w:val="NormalWeb"/>
            <w:numPr>
              <w:numId w:val="6"/>
            </w:numPr>
            <w:spacing w:before="0" w:beforeAutospacing="0" w:after="150" w:afterAutospacing="0"/>
            <w:ind w:left="1440" w:hanging="360"/>
          </w:pPr>
        </w:pPrChange>
      </w:pPr>
      <w:ins w:id="816" w:author="Harvey Shyan Yih Tan" w:date="2019-09-26T01:31:00Z">
        <w:r w:rsidRPr="005C1980">
          <w:rPr>
            <w:rFonts w:ascii="Times" w:hAnsi="Times"/>
            <w:color w:val="000000"/>
            <w:rPrChange w:id="817" w:author="Harvey Shyan Yih Tan" w:date="2019-09-26T01:31:00Z">
              <w:rPr>
                <w:rFonts w:ascii="Helvetica Neue" w:hAnsi="Helvetica Neue"/>
                <w:color w:val="000000"/>
                <w:sz w:val="21"/>
                <w:szCs w:val="21"/>
              </w:rPr>
            </w:rPrChange>
          </w:rPr>
          <w:t>Use this script for the following destinations:</w:t>
        </w:r>
      </w:ins>
      <w:ins w:id="818" w:author="Harvey Shyan Yih Tan" w:date="2019-09-26T17:42:00Z">
        <w:r w:rsidR="002747AC">
          <w:rPr>
            <w:rFonts w:ascii="Times" w:hAnsi="Times"/>
            <w:color w:val="000000"/>
          </w:rPr>
          <w:t xml:space="preserve"> </w:t>
        </w:r>
        <w:r w:rsidR="002747AC">
          <w:rPr>
            <w:rFonts w:ascii="Times" w:hAnsi="Times"/>
            <w:color w:val="000000"/>
          </w:rPr>
          <w:fldChar w:fldCharType="begin"/>
        </w:r>
        <w:r w:rsidR="002747AC">
          <w:rPr>
            <w:rFonts w:ascii="Times" w:hAnsi="Times"/>
            <w:color w:val="000000"/>
          </w:rPr>
          <w:instrText xml:space="preserve"> HYPERLINK "http://</w:instrText>
        </w:r>
      </w:ins>
      <w:ins w:id="819" w:author="Harvey Shyan Yih Tan" w:date="2019-09-26T01:37:00Z">
        <w:r w:rsidR="002747AC" w:rsidRPr="002747AC">
          <w:rPr>
            <w:rFonts w:ascii="Times" w:hAnsi="Times"/>
            <w:color w:val="000000"/>
            <w:rPrChange w:id="820" w:author="Harvey Shyan Yih Tan" w:date="2019-09-26T17:42:00Z">
              <w:rPr>
                <w:rStyle w:val="Hyperlink"/>
                <w:rFonts w:ascii="Times" w:hAnsi="Times"/>
              </w:rPr>
            </w:rPrChange>
          </w:rPr>
          <w:instrText>www.unsw.edu.au/</w:instrText>
        </w:r>
      </w:ins>
      <w:ins w:id="821" w:author="Harvey Shyan Yih Tan" w:date="2019-09-26T17:42:00Z">
        <w:r w:rsidR="002747AC">
          <w:rPr>
            <w:rFonts w:ascii="Times" w:hAnsi="Times"/>
            <w:color w:val="000000"/>
          </w:rPr>
          <w:instrText xml:space="preserve">" </w:instrText>
        </w:r>
        <w:r w:rsidR="002747AC">
          <w:rPr>
            <w:rFonts w:ascii="Times" w:hAnsi="Times"/>
            <w:color w:val="000000"/>
          </w:rPr>
          <w:fldChar w:fldCharType="separate"/>
        </w:r>
      </w:ins>
      <w:ins w:id="822" w:author="Harvey Shyan Yih Tan" w:date="2019-09-26T01:37:00Z">
        <w:r w:rsidR="002747AC" w:rsidRPr="00015059">
          <w:rPr>
            <w:rStyle w:val="Hyperlink"/>
            <w:rFonts w:ascii="Times" w:hAnsi="Times"/>
            <w:rPrChange w:id="823" w:author="Harvey Shyan Yih Tan" w:date="2019-09-26T17:42:00Z">
              <w:rPr>
                <w:rStyle w:val="Hyperlink"/>
                <w:rFonts w:ascii="Times" w:hAnsi="Times"/>
              </w:rPr>
            </w:rPrChange>
          </w:rPr>
          <w:t>www.unsw.edu.au/</w:t>
        </w:r>
      </w:ins>
      <w:ins w:id="824" w:author="Harvey Shyan Yih Tan" w:date="2019-09-26T17:42:00Z">
        <w:r w:rsidR="002747AC">
          <w:rPr>
            <w:rFonts w:ascii="Times" w:hAnsi="Times"/>
            <w:color w:val="000000"/>
          </w:rPr>
          <w:fldChar w:fldCharType="end"/>
        </w:r>
        <w:r w:rsidR="002747AC">
          <w:rPr>
            <w:rFonts w:ascii="Times" w:hAnsi="Times"/>
            <w:color w:val="000000"/>
          </w:rPr>
          <w:t xml:space="preserve"> &amp; </w:t>
        </w:r>
        <w:r w:rsidR="002747AC">
          <w:rPr>
            <w:rFonts w:ascii="Times" w:hAnsi="Times"/>
            <w:color w:val="000000"/>
          </w:rPr>
          <w:fldChar w:fldCharType="begin"/>
        </w:r>
        <w:r w:rsidR="002747AC">
          <w:rPr>
            <w:rFonts w:ascii="Times" w:hAnsi="Times"/>
            <w:color w:val="000000"/>
          </w:rPr>
          <w:instrText xml:space="preserve"> HYPERLINK "http://</w:instrText>
        </w:r>
      </w:ins>
      <w:ins w:id="825" w:author="Harvey Shyan Yih Tan" w:date="2019-09-26T01:38:00Z">
        <w:r w:rsidR="002747AC" w:rsidRPr="002747AC">
          <w:rPr>
            <w:rFonts w:ascii="Times" w:hAnsi="Times"/>
            <w:color w:val="000000"/>
            <w:rPrChange w:id="826" w:author="Harvey Shyan Yih Tan" w:date="2019-09-26T17:42:00Z">
              <w:rPr>
                <w:rStyle w:val="Hyperlink"/>
                <w:rFonts w:ascii="Times" w:hAnsi="Times"/>
              </w:rPr>
            </w:rPrChange>
          </w:rPr>
          <w:instrText>www.upm.edu.my/</w:instrText>
        </w:r>
      </w:ins>
      <w:ins w:id="827" w:author="Harvey Shyan Yih Tan" w:date="2019-09-26T17:42:00Z">
        <w:r w:rsidR="002747AC">
          <w:rPr>
            <w:rFonts w:ascii="Times" w:hAnsi="Times"/>
            <w:color w:val="000000"/>
          </w:rPr>
          <w:instrText xml:space="preserve">" </w:instrText>
        </w:r>
        <w:r w:rsidR="002747AC">
          <w:rPr>
            <w:rFonts w:ascii="Times" w:hAnsi="Times"/>
            <w:color w:val="000000"/>
          </w:rPr>
          <w:fldChar w:fldCharType="separate"/>
        </w:r>
      </w:ins>
      <w:ins w:id="828" w:author="Harvey Shyan Yih Tan" w:date="2019-09-26T01:38:00Z">
        <w:r w:rsidR="002747AC" w:rsidRPr="00015059">
          <w:rPr>
            <w:rStyle w:val="Hyperlink"/>
            <w:rFonts w:ascii="Times" w:hAnsi="Times"/>
            <w:rPrChange w:id="829" w:author="Harvey Shyan Yih Tan" w:date="2019-09-26T17:42:00Z">
              <w:rPr>
                <w:rStyle w:val="Hyperlink"/>
                <w:rFonts w:ascii="Times" w:hAnsi="Times"/>
              </w:rPr>
            </w:rPrChange>
          </w:rPr>
          <w:t>www.upm.edu.my/</w:t>
        </w:r>
      </w:ins>
      <w:ins w:id="830" w:author="Harvey Shyan Yih Tan" w:date="2019-09-26T17:42:00Z">
        <w:r w:rsidR="002747AC">
          <w:rPr>
            <w:rFonts w:ascii="Times" w:hAnsi="Times"/>
            <w:color w:val="000000"/>
          </w:rPr>
          <w:fldChar w:fldCharType="end"/>
        </w:r>
        <w:r w:rsidR="002747AC" w:rsidRPr="002747AC">
          <w:rPr>
            <w:rFonts w:ascii="Times" w:hAnsi="Times"/>
            <w:color w:val="000000"/>
            <w:rPrChange w:id="831" w:author="Harvey Shyan Yih Tan" w:date="2019-09-26T17:42:00Z">
              <w:rPr>
                <w:rFonts w:ascii="Times" w:hAnsi="Times"/>
                <w:color w:val="000000"/>
              </w:rPr>
            </w:rPrChange>
          </w:rPr>
          <w:t xml:space="preserve"> &amp; </w:t>
        </w:r>
        <w:r w:rsidR="002747AC" w:rsidRPr="002747AC">
          <w:rPr>
            <w:rFonts w:ascii="Times" w:hAnsi="Times"/>
            <w:color w:val="000000"/>
            <w:rPrChange w:id="832" w:author="Harvey Shyan Yih Tan" w:date="2019-09-26T17:42:00Z">
              <w:rPr>
                <w:rFonts w:ascii="Times" w:hAnsi="Times"/>
                <w:color w:val="000000"/>
              </w:rPr>
            </w:rPrChange>
          </w:rPr>
          <w:fldChar w:fldCharType="begin"/>
        </w:r>
        <w:r w:rsidR="002747AC" w:rsidRPr="002747AC">
          <w:rPr>
            <w:rFonts w:ascii="Times" w:hAnsi="Times"/>
            <w:color w:val="000000"/>
            <w:rPrChange w:id="833" w:author="Harvey Shyan Yih Tan" w:date="2019-09-26T17:42:00Z">
              <w:rPr>
                <w:rFonts w:ascii="Times" w:hAnsi="Times"/>
                <w:color w:val="000000"/>
              </w:rPr>
            </w:rPrChange>
          </w:rPr>
          <w:instrText xml:space="preserve"> HYPERLINK "http://</w:instrText>
        </w:r>
      </w:ins>
      <w:ins w:id="834" w:author="Harvey Shyan Yih Tan" w:date="2019-09-26T01:31:00Z">
        <w:r w:rsidR="002747AC" w:rsidRPr="002747AC">
          <w:rPr>
            <w:rFonts w:ascii="Times" w:hAnsi="Times"/>
            <w:color w:val="000000"/>
            <w:rPrChange w:id="835" w:author="Harvey Shyan Yih Tan" w:date="2019-09-26T17:42:00Z">
              <w:rPr>
                <w:rStyle w:val="Hyperlink"/>
                <w:rFonts w:ascii="Helvetica Neue" w:hAnsi="Helvetica Neue"/>
                <w:color w:val="3BA0F3"/>
                <w:sz w:val="21"/>
                <w:szCs w:val="21"/>
              </w:rPr>
            </w:rPrChange>
          </w:rPr>
          <w:instrText>www.tu-berlin.de</w:instrText>
        </w:r>
      </w:ins>
      <w:ins w:id="836" w:author="Harvey Shyan Yih Tan" w:date="2019-09-26T17:42:00Z">
        <w:r w:rsidR="002747AC" w:rsidRPr="002747AC">
          <w:rPr>
            <w:rFonts w:ascii="Times" w:hAnsi="Times"/>
            <w:color w:val="000000"/>
            <w:rPrChange w:id="837" w:author="Harvey Shyan Yih Tan" w:date="2019-09-26T17:42:00Z">
              <w:rPr>
                <w:rFonts w:ascii="Times" w:hAnsi="Times"/>
                <w:color w:val="000000"/>
              </w:rPr>
            </w:rPrChange>
          </w:rPr>
          <w:instrText xml:space="preserve">" </w:instrText>
        </w:r>
        <w:r w:rsidR="002747AC" w:rsidRPr="002747AC">
          <w:rPr>
            <w:rFonts w:ascii="Times" w:hAnsi="Times"/>
            <w:color w:val="000000"/>
            <w:rPrChange w:id="838" w:author="Harvey Shyan Yih Tan" w:date="2019-09-26T17:42:00Z">
              <w:rPr>
                <w:rFonts w:ascii="Times" w:hAnsi="Times"/>
                <w:color w:val="000000"/>
              </w:rPr>
            </w:rPrChange>
          </w:rPr>
          <w:fldChar w:fldCharType="separate"/>
        </w:r>
      </w:ins>
      <w:ins w:id="839" w:author="Harvey Shyan Yih Tan" w:date="2019-09-26T01:31:00Z">
        <w:r w:rsidR="002747AC" w:rsidRPr="002747AC">
          <w:rPr>
            <w:rStyle w:val="Hyperlink"/>
            <w:rFonts w:ascii="Times" w:hAnsi="Times"/>
            <w:rPrChange w:id="840" w:author="Harvey Shyan Yih Tan" w:date="2019-09-26T17:42:00Z">
              <w:rPr>
                <w:rStyle w:val="Hyperlink"/>
                <w:rFonts w:ascii="Helvetica Neue" w:hAnsi="Helvetica Neue"/>
                <w:color w:val="3BA0F3"/>
                <w:sz w:val="21"/>
                <w:szCs w:val="21"/>
              </w:rPr>
            </w:rPrChange>
          </w:rPr>
          <w:t>www.tu-berlin.de</w:t>
        </w:r>
      </w:ins>
      <w:ins w:id="841" w:author="Harvey Shyan Yih Tan" w:date="2019-09-26T17:42:00Z">
        <w:r w:rsidR="002747AC" w:rsidRPr="002747AC">
          <w:rPr>
            <w:rFonts w:ascii="Times" w:hAnsi="Times"/>
            <w:color w:val="000000"/>
            <w:rPrChange w:id="842" w:author="Harvey Shyan Yih Tan" w:date="2019-09-26T17:42:00Z">
              <w:rPr>
                <w:rFonts w:ascii="Times" w:hAnsi="Times"/>
                <w:color w:val="000000"/>
              </w:rPr>
            </w:rPrChange>
          </w:rPr>
          <w:fldChar w:fldCharType="end"/>
        </w:r>
      </w:ins>
    </w:p>
    <w:p w14:paraId="7C3B3B6B" w14:textId="07636D10" w:rsidR="002747AC" w:rsidRDefault="002747AC" w:rsidP="002747AC">
      <w:pPr>
        <w:pStyle w:val="NormalWeb"/>
        <w:spacing w:before="0" w:beforeAutospacing="0" w:after="150" w:afterAutospacing="0"/>
        <w:rPr>
          <w:ins w:id="843" w:author="Harvey Shyan Yih Tan" w:date="2019-09-26T17:42:00Z"/>
          <w:rFonts w:ascii="Times" w:hAnsi="Times"/>
          <w:color w:val="000000"/>
        </w:rPr>
      </w:pPr>
      <w:bookmarkStart w:id="844" w:name="_GoBack"/>
      <w:bookmarkEnd w:id="844"/>
    </w:p>
    <w:p w14:paraId="0C5BB597" w14:textId="77777777" w:rsidR="002747AC" w:rsidRDefault="002747AC" w:rsidP="002747AC">
      <w:pPr>
        <w:pStyle w:val="NormalWeb"/>
        <w:spacing w:before="0" w:beforeAutospacing="0" w:after="150" w:afterAutospacing="0"/>
        <w:rPr>
          <w:ins w:id="845" w:author="Harvey Shyan Yih Tan" w:date="2019-09-26T01:33:00Z"/>
          <w:rFonts w:ascii="Times" w:hAnsi="Times"/>
          <w:color w:val="000000"/>
        </w:rPr>
        <w:pPrChange w:id="846" w:author="Harvey Shyan Yih Tan" w:date="2019-09-26T17:42:00Z">
          <w:pPr>
            <w:pStyle w:val="NormalWeb"/>
            <w:numPr>
              <w:numId w:val="6"/>
            </w:numPr>
            <w:spacing w:before="0" w:beforeAutospacing="0" w:after="150" w:afterAutospacing="0"/>
            <w:ind w:left="1440" w:hanging="360"/>
          </w:pPr>
        </w:pPrChange>
      </w:pPr>
    </w:p>
    <w:p w14:paraId="458C2B87" w14:textId="0CB7D583" w:rsidR="00244CD3" w:rsidRDefault="00244CD3" w:rsidP="00A91B0C">
      <w:pPr>
        <w:numPr>
          <w:ilvl w:val="0"/>
          <w:numId w:val="10"/>
        </w:numPr>
        <w:spacing w:before="100" w:beforeAutospacing="1" w:after="100" w:afterAutospacing="1"/>
        <w:rPr>
          <w:ins w:id="847" w:author="Harvey Shyan Yih Tan" w:date="2019-09-26T17:37:00Z"/>
          <w:rFonts w:ascii="Times" w:hAnsi="Times"/>
          <w:color w:val="000000"/>
        </w:rPr>
        <w:pPrChange w:id="848" w:author="Harvey Shyan Yih Tan" w:date="2019-09-26T17:37:00Z">
          <w:pPr>
            <w:numPr>
              <w:numId w:val="10"/>
            </w:numPr>
            <w:tabs>
              <w:tab w:val="num" w:pos="720"/>
            </w:tabs>
            <w:spacing w:before="100" w:beforeAutospacing="1" w:after="100" w:afterAutospacing="1"/>
            <w:ind w:left="720" w:hanging="360"/>
          </w:pPr>
        </w:pPrChange>
      </w:pPr>
      <w:ins w:id="849" w:author="Harvey Shyan Yih Tan" w:date="2019-09-26T16:12:00Z">
        <w:r w:rsidRPr="00244CD3">
          <w:rPr>
            <w:rFonts w:ascii="Times" w:hAnsi="Times"/>
            <w:color w:val="000000"/>
            <w:rPrChange w:id="850" w:author="Harvey Shyan Yih Tan" w:date="2019-09-26T16:12:00Z">
              <w:rPr>
                <w:rFonts w:ascii="Helvetica Neue" w:hAnsi="Helvetica Neue"/>
                <w:color w:val="000000"/>
                <w:sz w:val="21"/>
                <w:szCs w:val="21"/>
              </w:rPr>
            </w:rPrChange>
          </w:rPr>
          <w:t>For each of these locations ﬁnd the (approximate) physical distance from UNSW using Google Maps and compute the shortest possible time T for a packet to reach that location from UNSW. You should assume that the packet moves (i.e. propagates) at the speed of light, 3 x 10</w:t>
        </w:r>
        <w:r w:rsidRPr="00244CD3">
          <w:rPr>
            <w:rStyle w:val="apple-converted-space"/>
            <w:rFonts w:ascii="Times" w:hAnsi="Times"/>
            <w:color w:val="000000"/>
            <w:rPrChange w:id="851" w:author="Harvey Shyan Yih Tan" w:date="2019-09-26T16:12:00Z">
              <w:rPr>
                <w:rStyle w:val="apple-converted-space"/>
                <w:rFonts w:ascii="Helvetica Neue" w:hAnsi="Helvetica Neue"/>
                <w:color w:val="000000"/>
                <w:sz w:val="21"/>
                <w:szCs w:val="21"/>
              </w:rPr>
            </w:rPrChange>
          </w:rPr>
          <w:t> </w:t>
        </w:r>
        <w:r w:rsidRPr="00244CD3">
          <w:rPr>
            <w:rFonts w:ascii="Times" w:hAnsi="Times"/>
            <w:color w:val="000000"/>
            <w:vertAlign w:val="superscript"/>
            <w:rPrChange w:id="852" w:author="Harvey Shyan Yih Tan" w:date="2019-09-26T16:12:00Z">
              <w:rPr>
                <w:rFonts w:ascii="Helvetica Neue" w:hAnsi="Helvetica Neue"/>
                <w:color w:val="000000"/>
                <w:sz w:val="16"/>
                <w:szCs w:val="16"/>
                <w:vertAlign w:val="superscript"/>
              </w:rPr>
            </w:rPrChange>
          </w:rPr>
          <w:t>8</w:t>
        </w:r>
        <w:r w:rsidRPr="00244CD3">
          <w:rPr>
            <w:rStyle w:val="apple-converted-space"/>
            <w:rFonts w:ascii="Times" w:hAnsi="Times"/>
            <w:color w:val="000000"/>
            <w:vertAlign w:val="superscript"/>
            <w:rPrChange w:id="853" w:author="Harvey Shyan Yih Tan" w:date="2019-09-26T16:12:00Z">
              <w:rPr>
                <w:rStyle w:val="apple-converted-space"/>
                <w:rFonts w:ascii="Helvetica Neue" w:hAnsi="Helvetica Neue"/>
                <w:color w:val="000000"/>
                <w:sz w:val="16"/>
                <w:szCs w:val="16"/>
                <w:vertAlign w:val="superscript"/>
              </w:rPr>
            </w:rPrChange>
          </w:rPr>
          <w:t> </w:t>
        </w:r>
        <w:r w:rsidRPr="00244CD3">
          <w:rPr>
            <w:rFonts w:ascii="Times" w:hAnsi="Times"/>
            <w:color w:val="000000"/>
            <w:rPrChange w:id="854" w:author="Harvey Shyan Yih Tan" w:date="2019-09-26T16:12:00Z">
              <w:rPr>
                <w:rFonts w:ascii="Helvetica Neue" w:hAnsi="Helvetica Neue"/>
                <w:color w:val="000000"/>
                <w:sz w:val="21"/>
                <w:szCs w:val="21"/>
              </w:rPr>
            </w:rPrChange>
          </w:rPr>
          <w:t>m/s. Note that the shortest possible time will simply be the distance divided by the propagation speed. Plot a graph where the x-axis represents the distance to each city (i.e. Brisbane, Manila and Berlin), and the y-axis represents the ratio between the minimum delay (i.e. RTT) as measured by the ping program (select the values for 50 byte packets) and the shortest possible time T to reach that city from UNSW. (Note that the y-values are no smaller than 2 since it takes at least 2*T time for any packet to reach the destination from UNSW and get back). Can you think of at least two reasons why the y-axis values that you plot are greater than 2?</w:t>
        </w:r>
      </w:ins>
    </w:p>
    <w:p w14:paraId="0386CAAD" w14:textId="6519F848" w:rsidR="00A91B0C" w:rsidRDefault="00A91B0C" w:rsidP="00A91B0C">
      <w:pPr>
        <w:spacing w:before="100" w:beforeAutospacing="1" w:after="100" w:afterAutospacing="1"/>
        <w:rPr>
          <w:ins w:id="855" w:author="Harvey Shyan Yih Tan" w:date="2019-09-26T17:37:00Z"/>
          <w:rFonts w:ascii="Times" w:hAnsi="Times"/>
          <w:color w:val="000000"/>
        </w:rPr>
      </w:pPr>
    </w:p>
    <w:p w14:paraId="3056CD28" w14:textId="77777777" w:rsidR="00A91B0C" w:rsidRPr="00A91B0C" w:rsidRDefault="00A91B0C" w:rsidP="00A91B0C">
      <w:pPr>
        <w:spacing w:before="100" w:beforeAutospacing="1" w:after="100" w:afterAutospacing="1"/>
        <w:rPr>
          <w:ins w:id="856" w:author="Harvey Shyan Yih Tan" w:date="2019-09-26T16:12:00Z"/>
          <w:rFonts w:ascii="Times" w:hAnsi="Times"/>
          <w:color w:val="000000"/>
          <w:rPrChange w:id="857" w:author="Harvey Shyan Yih Tan" w:date="2019-09-26T17:37:00Z">
            <w:rPr>
              <w:ins w:id="858" w:author="Harvey Shyan Yih Tan" w:date="2019-09-26T16:12:00Z"/>
              <w:rFonts w:ascii="Helvetica Neue" w:hAnsi="Helvetica Neue"/>
              <w:color w:val="000000"/>
              <w:sz w:val="21"/>
              <w:szCs w:val="21"/>
            </w:rPr>
          </w:rPrChange>
        </w:rPr>
        <w:pPrChange w:id="859" w:author="Harvey Shyan Yih Tan" w:date="2019-09-26T17:37:00Z">
          <w:pPr>
            <w:numPr>
              <w:numId w:val="10"/>
            </w:numPr>
            <w:tabs>
              <w:tab w:val="num" w:pos="720"/>
            </w:tabs>
            <w:spacing w:before="100" w:beforeAutospacing="1" w:after="100" w:afterAutospacing="1"/>
            <w:ind w:left="720" w:hanging="360"/>
          </w:pPr>
        </w:pPrChange>
      </w:pPr>
    </w:p>
    <w:p w14:paraId="6CB7238F" w14:textId="63FC7B37" w:rsidR="00A91B0C" w:rsidRDefault="00244CD3" w:rsidP="00A91B0C">
      <w:pPr>
        <w:numPr>
          <w:ilvl w:val="0"/>
          <w:numId w:val="10"/>
        </w:numPr>
        <w:spacing w:before="100" w:beforeAutospacing="1" w:after="100" w:afterAutospacing="1"/>
        <w:rPr>
          <w:ins w:id="860" w:author="Harvey Shyan Yih Tan" w:date="2019-09-26T17:37:00Z"/>
          <w:rFonts w:ascii="Times" w:hAnsi="Times"/>
          <w:color w:val="000000"/>
        </w:rPr>
      </w:pPr>
      <w:ins w:id="861" w:author="Harvey Shyan Yih Tan" w:date="2019-09-26T16:12:00Z">
        <w:r w:rsidRPr="00244CD3">
          <w:rPr>
            <w:rFonts w:ascii="Times" w:hAnsi="Times"/>
            <w:color w:val="000000"/>
            <w:rPrChange w:id="862" w:author="Harvey Shyan Yih Tan" w:date="2019-09-26T16:12:00Z">
              <w:rPr>
                <w:rFonts w:ascii="Helvetica Neue" w:hAnsi="Helvetica Neue"/>
                <w:color w:val="000000"/>
                <w:sz w:val="21"/>
                <w:szCs w:val="21"/>
              </w:rPr>
            </w:rPrChange>
          </w:rPr>
          <w:t>Is the delay to the destinations constant or does it vary over time? Explain why.</w:t>
        </w:r>
      </w:ins>
    </w:p>
    <w:p w14:paraId="02F031BC" w14:textId="77777777" w:rsidR="00A91B0C" w:rsidRPr="00A91B0C" w:rsidRDefault="00A91B0C" w:rsidP="00A91B0C">
      <w:pPr>
        <w:spacing w:before="100" w:beforeAutospacing="1" w:after="100" w:afterAutospacing="1"/>
        <w:rPr>
          <w:ins w:id="863" w:author="Harvey Shyan Yih Tan" w:date="2019-09-26T16:12:00Z"/>
          <w:rFonts w:ascii="Times" w:hAnsi="Times"/>
          <w:color w:val="000000"/>
          <w:rPrChange w:id="864" w:author="Harvey Shyan Yih Tan" w:date="2019-09-26T17:37:00Z">
            <w:rPr>
              <w:ins w:id="865" w:author="Harvey Shyan Yih Tan" w:date="2019-09-26T16:12:00Z"/>
              <w:rFonts w:ascii="Helvetica Neue" w:hAnsi="Helvetica Neue"/>
              <w:color w:val="000000"/>
              <w:sz w:val="21"/>
              <w:szCs w:val="21"/>
            </w:rPr>
          </w:rPrChange>
        </w:rPr>
        <w:pPrChange w:id="866" w:author="Harvey Shyan Yih Tan" w:date="2019-09-26T17:37:00Z">
          <w:pPr>
            <w:numPr>
              <w:numId w:val="10"/>
            </w:numPr>
            <w:tabs>
              <w:tab w:val="num" w:pos="720"/>
            </w:tabs>
            <w:spacing w:before="100" w:beforeAutospacing="1" w:after="100" w:afterAutospacing="1"/>
            <w:ind w:left="720" w:hanging="360"/>
          </w:pPr>
        </w:pPrChange>
      </w:pPr>
    </w:p>
    <w:p w14:paraId="3D95FF36" w14:textId="21A2E008" w:rsidR="00244CD3" w:rsidRDefault="00244CD3" w:rsidP="00A91B0C">
      <w:pPr>
        <w:numPr>
          <w:ilvl w:val="0"/>
          <w:numId w:val="10"/>
        </w:numPr>
        <w:spacing w:before="100" w:beforeAutospacing="1" w:after="100" w:afterAutospacing="1"/>
        <w:rPr>
          <w:ins w:id="867" w:author="Harvey Shyan Yih Tan" w:date="2019-09-26T16:17:00Z"/>
          <w:rFonts w:ascii="Times" w:hAnsi="Times"/>
          <w:color w:val="000000"/>
        </w:rPr>
        <w:pPrChange w:id="868" w:author="Harvey Shyan Yih Tan" w:date="2019-09-26T17:37:00Z">
          <w:pPr>
            <w:numPr>
              <w:numId w:val="10"/>
            </w:numPr>
            <w:tabs>
              <w:tab w:val="num" w:pos="720"/>
            </w:tabs>
            <w:spacing w:before="100" w:beforeAutospacing="1" w:after="100" w:afterAutospacing="1"/>
            <w:ind w:left="720" w:hanging="360"/>
          </w:pPr>
        </w:pPrChange>
      </w:pPr>
      <w:ins w:id="869" w:author="Harvey Shyan Yih Tan" w:date="2019-09-26T16:12:00Z">
        <w:r w:rsidRPr="00244CD3">
          <w:rPr>
            <w:rFonts w:ascii="Times" w:hAnsi="Times"/>
            <w:color w:val="000000"/>
            <w:rPrChange w:id="870" w:author="Harvey Shyan Yih Tan" w:date="2019-09-26T16:12:00Z">
              <w:rPr>
                <w:rFonts w:ascii="Helvetica Neue" w:hAnsi="Helvetica Neue"/>
                <w:color w:val="000000"/>
                <w:sz w:val="21"/>
                <w:szCs w:val="21"/>
              </w:rPr>
            </w:rPrChange>
          </w:rPr>
          <w:t>Explore where the website for</w:t>
        </w:r>
        <w:r w:rsidRPr="00244CD3">
          <w:rPr>
            <w:rStyle w:val="apple-converted-space"/>
            <w:rFonts w:ascii="Times" w:hAnsi="Times"/>
            <w:color w:val="000000"/>
            <w:rPrChange w:id="871" w:author="Harvey Shyan Yih Tan" w:date="2019-09-26T16:12:00Z">
              <w:rPr>
                <w:rStyle w:val="apple-converted-space"/>
                <w:rFonts w:ascii="Helvetica Neue" w:hAnsi="Helvetica Neue"/>
                <w:color w:val="000000"/>
                <w:sz w:val="21"/>
                <w:szCs w:val="21"/>
              </w:rPr>
            </w:rPrChange>
          </w:rPr>
          <w:t> </w:t>
        </w:r>
        <w:r w:rsidRPr="00244CD3">
          <w:rPr>
            <w:rFonts w:ascii="Times" w:hAnsi="Times"/>
            <w:color w:val="000000"/>
            <w:rPrChange w:id="872" w:author="Harvey Shyan Yih Tan" w:date="2019-09-26T16:12:00Z">
              <w:rPr>
                <w:rFonts w:ascii="Helvetica Neue" w:hAnsi="Helvetica Neue"/>
                <w:color w:val="000000"/>
                <w:sz w:val="21"/>
                <w:szCs w:val="21"/>
              </w:rPr>
            </w:rPrChange>
          </w:rPr>
          <w:fldChar w:fldCharType="begin"/>
        </w:r>
        <w:r w:rsidRPr="00244CD3">
          <w:rPr>
            <w:rFonts w:ascii="Times" w:hAnsi="Times"/>
            <w:color w:val="000000"/>
            <w:rPrChange w:id="873" w:author="Harvey Shyan Yih Tan" w:date="2019-09-26T16:12:00Z">
              <w:rPr>
                <w:rFonts w:ascii="Helvetica Neue" w:hAnsi="Helvetica Neue"/>
                <w:color w:val="000000"/>
                <w:sz w:val="21"/>
                <w:szCs w:val="21"/>
              </w:rPr>
            </w:rPrChange>
          </w:rPr>
          <w:instrText xml:space="preserve"> HYPERLINK "http://www.epfl.ch/" </w:instrText>
        </w:r>
        <w:r w:rsidRPr="00244CD3">
          <w:rPr>
            <w:rFonts w:ascii="Times" w:hAnsi="Times"/>
            <w:color w:val="000000"/>
            <w:rPrChange w:id="874" w:author="Harvey Shyan Yih Tan" w:date="2019-09-26T16:12:00Z">
              <w:rPr>
                <w:rFonts w:ascii="Helvetica Neue" w:hAnsi="Helvetica Neue"/>
                <w:color w:val="000000"/>
                <w:sz w:val="21"/>
                <w:szCs w:val="21"/>
              </w:rPr>
            </w:rPrChange>
          </w:rPr>
          <w:fldChar w:fldCharType="separate"/>
        </w:r>
        <w:r w:rsidRPr="00244CD3">
          <w:rPr>
            <w:rStyle w:val="Hyperlink"/>
            <w:rFonts w:ascii="Times" w:hAnsi="Times"/>
            <w:color w:val="3BA0F3"/>
            <w:rPrChange w:id="875" w:author="Harvey Shyan Yih Tan" w:date="2019-09-26T16:12:00Z">
              <w:rPr>
                <w:rStyle w:val="Hyperlink"/>
                <w:rFonts w:ascii="Helvetica Neue" w:hAnsi="Helvetica Neue"/>
                <w:color w:val="3BA0F3"/>
                <w:sz w:val="21"/>
                <w:szCs w:val="21"/>
              </w:rPr>
            </w:rPrChange>
          </w:rPr>
          <w:t>www.epfl.ch</w:t>
        </w:r>
        <w:r w:rsidRPr="00244CD3">
          <w:rPr>
            <w:rStyle w:val="apple-converted-space"/>
            <w:rFonts w:ascii="Times" w:hAnsi="Times"/>
            <w:color w:val="3BA0F3"/>
            <w:rPrChange w:id="876" w:author="Harvey Shyan Yih Tan" w:date="2019-09-26T16:12:00Z">
              <w:rPr>
                <w:rStyle w:val="apple-converted-space"/>
                <w:rFonts w:ascii="Helvetica Neue" w:hAnsi="Helvetica Neue"/>
                <w:color w:val="3BA0F3"/>
                <w:sz w:val="21"/>
                <w:szCs w:val="21"/>
              </w:rPr>
            </w:rPrChange>
          </w:rPr>
          <w:t> </w:t>
        </w:r>
        <w:r w:rsidRPr="00244CD3">
          <w:rPr>
            <w:rFonts w:ascii="Times" w:hAnsi="Times"/>
            <w:color w:val="000000"/>
            <w:rPrChange w:id="877" w:author="Harvey Shyan Yih Tan" w:date="2019-09-26T16:12:00Z">
              <w:rPr>
                <w:rFonts w:ascii="Helvetica Neue" w:hAnsi="Helvetica Neue"/>
                <w:color w:val="000000"/>
                <w:sz w:val="21"/>
                <w:szCs w:val="21"/>
              </w:rPr>
            </w:rPrChange>
          </w:rPr>
          <w:fldChar w:fldCharType="end"/>
        </w:r>
        <w:r w:rsidRPr="00244CD3">
          <w:rPr>
            <w:rFonts w:ascii="Times" w:hAnsi="Times"/>
            <w:color w:val="000000"/>
            <w:rPrChange w:id="878" w:author="Harvey Shyan Yih Tan" w:date="2019-09-26T16:12:00Z">
              <w:rPr>
                <w:rFonts w:ascii="Helvetica Neue" w:hAnsi="Helvetica Neue"/>
                <w:color w:val="000000"/>
                <w:sz w:val="21"/>
                <w:szCs w:val="21"/>
              </w:rPr>
            </w:rPrChange>
          </w:rPr>
          <w:t>is hosted. Is it in Switzerland?</w:t>
        </w:r>
      </w:ins>
    </w:p>
    <w:p w14:paraId="22478C6A" w14:textId="56EA8698" w:rsidR="00A91B0C" w:rsidRDefault="00A91B0C" w:rsidP="00A91B0C">
      <w:pPr>
        <w:spacing w:before="100" w:beforeAutospacing="1" w:after="100" w:afterAutospacing="1"/>
        <w:rPr>
          <w:ins w:id="879" w:author="Harvey Shyan Yih Tan" w:date="2019-09-26T17:40:00Z"/>
          <w:rFonts w:ascii="Times" w:hAnsi="Times"/>
          <w:color w:val="000000"/>
        </w:rPr>
      </w:pPr>
      <w:proofErr w:type="gramStart"/>
      <w:ins w:id="880" w:author="Harvey Shyan Yih Tan" w:date="2019-09-26T17:38:00Z">
        <w:r>
          <w:rPr>
            <w:rFonts w:ascii="Times" w:hAnsi="Times"/>
            <w:color w:val="000000"/>
          </w:rPr>
          <w:lastRenderedPageBreak/>
          <w:t>Yes it is</w:t>
        </w:r>
        <w:proofErr w:type="gramEnd"/>
        <w:r>
          <w:rPr>
            <w:rFonts w:ascii="Times" w:hAnsi="Times"/>
            <w:color w:val="000000"/>
          </w:rPr>
          <w:t xml:space="preserve"> in Switzerlan</w:t>
        </w:r>
      </w:ins>
      <w:ins w:id="881" w:author="Harvey Shyan Yih Tan" w:date="2019-09-26T17:40:00Z">
        <w:r>
          <w:rPr>
            <w:rFonts w:ascii="Times" w:hAnsi="Times"/>
            <w:color w:val="000000"/>
          </w:rPr>
          <w:t>d.</w:t>
        </w:r>
        <w:r>
          <w:rPr>
            <w:rFonts w:ascii="Times" w:hAnsi="Times"/>
            <w:noProof/>
            <w:color w:val="000000"/>
          </w:rPr>
          <w:drawing>
            <wp:inline distT="0" distB="0" distL="0" distR="0" wp14:anchorId="2477D35D" wp14:editId="3CD995A8">
              <wp:extent cx="5727700" cy="3663950"/>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9-26 at 5.28.52 pm.png"/>
                      <pic:cNvPicPr/>
                    </pic:nvPicPr>
                    <pic:blipFill>
                      <a:blip r:embed="rId22">
                        <a:extLst>
                          <a:ext uri="{28A0092B-C50C-407E-A947-70E740481C1C}">
                            <a14:useLocalDpi xmlns:a14="http://schemas.microsoft.com/office/drawing/2010/main" val="0"/>
                          </a:ext>
                        </a:extLst>
                      </a:blip>
                      <a:stretch>
                        <a:fillRect/>
                      </a:stretch>
                    </pic:blipFill>
                    <pic:spPr>
                      <a:xfrm>
                        <a:off x="0" y="0"/>
                        <a:ext cx="5727700" cy="3663950"/>
                      </a:xfrm>
                      <a:prstGeom prst="rect">
                        <a:avLst/>
                      </a:prstGeom>
                    </pic:spPr>
                  </pic:pic>
                </a:graphicData>
              </a:graphic>
            </wp:inline>
          </w:drawing>
        </w:r>
      </w:ins>
    </w:p>
    <w:p w14:paraId="2F287B11" w14:textId="5CA18CF5" w:rsidR="00A91B0C" w:rsidRPr="00244CD3" w:rsidRDefault="00A91B0C" w:rsidP="00A91B0C">
      <w:pPr>
        <w:spacing w:before="100" w:beforeAutospacing="1" w:after="100" w:afterAutospacing="1"/>
        <w:rPr>
          <w:ins w:id="882" w:author="Harvey Shyan Yih Tan" w:date="2019-09-26T16:12:00Z"/>
          <w:rFonts w:ascii="Times" w:hAnsi="Times"/>
          <w:color w:val="000000"/>
          <w:rPrChange w:id="883" w:author="Harvey Shyan Yih Tan" w:date="2019-09-26T16:12:00Z">
            <w:rPr>
              <w:ins w:id="884" w:author="Harvey Shyan Yih Tan" w:date="2019-09-26T16:12:00Z"/>
              <w:rFonts w:ascii="Helvetica Neue" w:hAnsi="Helvetica Neue"/>
              <w:color w:val="000000"/>
              <w:sz w:val="21"/>
              <w:szCs w:val="21"/>
            </w:rPr>
          </w:rPrChange>
        </w:rPr>
        <w:pPrChange w:id="885" w:author="Harvey Shyan Yih Tan" w:date="2019-09-26T17:37:00Z">
          <w:pPr>
            <w:numPr>
              <w:numId w:val="10"/>
            </w:numPr>
            <w:tabs>
              <w:tab w:val="num" w:pos="720"/>
            </w:tabs>
            <w:spacing w:before="100" w:beforeAutospacing="1" w:after="100" w:afterAutospacing="1"/>
            <w:ind w:left="720" w:hanging="360"/>
          </w:pPr>
        </w:pPrChange>
      </w:pPr>
      <w:ins w:id="886" w:author="Harvey Shyan Yih Tan" w:date="2019-09-26T17:40:00Z">
        <w:r>
          <w:rPr>
            <w:rFonts w:ascii="Times" w:hAnsi="Times"/>
            <w:noProof/>
            <w:color w:val="000000"/>
          </w:rPr>
          <w:drawing>
            <wp:inline distT="0" distB="0" distL="0" distR="0" wp14:anchorId="7638482B" wp14:editId="1A1D324A">
              <wp:extent cx="5727700" cy="41205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shot 2019-09-26 at 5.26.34 pm.png"/>
                      <pic:cNvPicPr/>
                    </pic:nvPicPr>
                    <pic:blipFill>
                      <a:blip r:embed="rId23">
                        <a:extLst>
                          <a:ext uri="{28A0092B-C50C-407E-A947-70E740481C1C}">
                            <a14:useLocalDpi xmlns:a14="http://schemas.microsoft.com/office/drawing/2010/main" val="0"/>
                          </a:ext>
                        </a:extLst>
                      </a:blip>
                      <a:stretch>
                        <a:fillRect/>
                      </a:stretch>
                    </pic:blipFill>
                    <pic:spPr>
                      <a:xfrm>
                        <a:off x="0" y="0"/>
                        <a:ext cx="5727700" cy="4120515"/>
                      </a:xfrm>
                      <a:prstGeom prst="rect">
                        <a:avLst/>
                      </a:prstGeom>
                    </pic:spPr>
                  </pic:pic>
                </a:graphicData>
              </a:graphic>
            </wp:inline>
          </w:drawing>
        </w:r>
      </w:ins>
    </w:p>
    <w:p w14:paraId="3E6C93B5" w14:textId="488DC3C3" w:rsidR="00244CD3" w:rsidRDefault="00244CD3" w:rsidP="00A91B0C">
      <w:pPr>
        <w:numPr>
          <w:ilvl w:val="0"/>
          <w:numId w:val="10"/>
        </w:numPr>
        <w:spacing w:before="100" w:beforeAutospacing="1" w:after="100" w:afterAutospacing="1"/>
        <w:rPr>
          <w:ins w:id="887" w:author="Harvey Shyan Yih Tan" w:date="2019-09-26T16:17:00Z"/>
          <w:rFonts w:ascii="Times" w:hAnsi="Times"/>
          <w:color w:val="000000"/>
        </w:rPr>
        <w:pPrChange w:id="888" w:author="Harvey Shyan Yih Tan" w:date="2019-09-26T17:37:00Z">
          <w:pPr>
            <w:numPr>
              <w:numId w:val="10"/>
            </w:numPr>
            <w:tabs>
              <w:tab w:val="num" w:pos="720"/>
            </w:tabs>
            <w:spacing w:before="100" w:beforeAutospacing="1" w:after="100" w:afterAutospacing="1"/>
            <w:ind w:left="720" w:hanging="360"/>
          </w:pPr>
        </w:pPrChange>
      </w:pPr>
      <w:ins w:id="889" w:author="Harvey Shyan Yih Tan" w:date="2019-09-26T16:12:00Z">
        <w:r w:rsidRPr="00244CD3">
          <w:rPr>
            <w:rFonts w:ascii="Times" w:hAnsi="Times"/>
            <w:color w:val="000000"/>
            <w:rPrChange w:id="890" w:author="Harvey Shyan Yih Tan" w:date="2019-09-26T16:12:00Z">
              <w:rPr>
                <w:rFonts w:ascii="Helvetica Neue" w:hAnsi="Helvetica Neue"/>
                <w:color w:val="000000"/>
                <w:sz w:val="21"/>
                <w:szCs w:val="21"/>
              </w:rPr>
            </w:rPrChange>
          </w:rPr>
          <w:t>The measured delay (i.e., the delay you can see in the graphs) is composed of propagation delay, transmission delay, processing delay and queuing delay. Which of these delays depend on the packet size and which do not?</w:t>
        </w:r>
      </w:ins>
    </w:p>
    <w:p w14:paraId="019BFA18" w14:textId="77777777" w:rsidR="00244CD3" w:rsidRPr="00244CD3" w:rsidRDefault="00244CD3" w:rsidP="00A91B0C">
      <w:pPr>
        <w:spacing w:before="100" w:beforeAutospacing="1" w:after="100" w:afterAutospacing="1"/>
        <w:rPr>
          <w:ins w:id="891" w:author="Harvey Shyan Yih Tan" w:date="2019-09-26T16:12:00Z"/>
          <w:rFonts w:ascii="Times" w:hAnsi="Times"/>
          <w:color w:val="000000"/>
          <w:rPrChange w:id="892" w:author="Harvey Shyan Yih Tan" w:date="2019-09-26T16:12:00Z">
            <w:rPr>
              <w:ins w:id="893" w:author="Harvey Shyan Yih Tan" w:date="2019-09-26T16:12:00Z"/>
              <w:rFonts w:ascii="Helvetica Neue" w:hAnsi="Helvetica Neue"/>
              <w:color w:val="000000"/>
              <w:sz w:val="21"/>
              <w:szCs w:val="21"/>
            </w:rPr>
          </w:rPrChange>
        </w:rPr>
        <w:pPrChange w:id="894" w:author="Harvey Shyan Yih Tan" w:date="2019-09-26T17:37:00Z">
          <w:pPr>
            <w:numPr>
              <w:numId w:val="10"/>
            </w:numPr>
            <w:tabs>
              <w:tab w:val="num" w:pos="720"/>
            </w:tabs>
            <w:spacing w:before="100" w:beforeAutospacing="1" w:after="100" w:afterAutospacing="1"/>
            <w:ind w:left="720" w:hanging="360"/>
          </w:pPr>
        </w:pPrChange>
      </w:pPr>
    </w:p>
    <w:p w14:paraId="635E977A" w14:textId="4ED6F157" w:rsidR="00FC71B9" w:rsidRPr="00244CD3" w:rsidDel="00244CD3" w:rsidRDefault="00FC71B9" w:rsidP="00A91B0C">
      <w:pPr>
        <w:pStyle w:val="ListParagraph"/>
        <w:numPr>
          <w:ilvl w:val="0"/>
          <w:numId w:val="8"/>
        </w:numPr>
        <w:rPr>
          <w:del w:id="895" w:author="Harvey Shyan Yih Tan" w:date="2019-09-26T16:12:00Z"/>
          <w:rFonts w:ascii="Times" w:hAnsi="Times"/>
          <w:lang w:val="en-US"/>
          <w:rPrChange w:id="896" w:author="Harvey Shyan Yih Tan" w:date="2019-09-26T16:12:00Z">
            <w:rPr>
              <w:del w:id="897" w:author="Harvey Shyan Yih Tan" w:date="2019-09-26T16:12:00Z"/>
              <w:rFonts w:ascii="Times" w:hAnsi="Times"/>
              <w:i/>
              <w:iCs/>
              <w:lang w:val="en-US"/>
            </w:rPr>
          </w:rPrChange>
        </w:rPr>
        <w:pPrChange w:id="898" w:author="Harvey Shyan Yih Tan" w:date="2019-09-26T17:37:00Z">
          <w:pPr/>
        </w:pPrChange>
      </w:pPr>
    </w:p>
    <w:p w14:paraId="63C29E46" w14:textId="77777777" w:rsidR="001F278A" w:rsidRPr="00A91B0C" w:rsidRDefault="001F278A" w:rsidP="00A91B0C">
      <w:pPr>
        <w:rPr>
          <w:rFonts w:ascii="Times" w:hAnsi="Times"/>
          <w:lang w:val="en-US"/>
        </w:rPr>
        <w:pPrChange w:id="899" w:author="Harvey Shyan Yih Tan" w:date="2019-09-26T17:37:00Z">
          <w:pPr/>
        </w:pPrChange>
      </w:pPr>
    </w:p>
    <w:p w14:paraId="5235F53A" w14:textId="77777777" w:rsidR="009658F3" w:rsidRPr="005C1980" w:rsidRDefault="009658F3" w:rsidP="00A91B0C">
      <w:pPr>
        <w:rPr>
          <w:rFonts w:ascii="Times" w:hAnsi="Times"/>
          <w:lang w:val="en-US"/>
          <w:rPrChange w:id="900" w:author="Harvey Shyan Yih Tan" w:date="2019-09-26T01:31:00Z">
            <w:rPr>
              <w:rFonts w:ascii="Times" w:hAnsi="Times"/>
              <w:lang w:val="en-US"/>
            </w:rPr>
          </w:rPrChange>
        </w:rPr>
        <w:pPrChange w:id="901" w:author="Harvey Shyan Yih Tan" w:date="2019-09-26T17:37:00Z">
          <w:pPr/>
        </w:pPrChange>
      </w:pPr>
    </w:p>
    <w:sectPr w:rsidR="009658F3" w:rsidRPr="005C1980" w:rsidSect="00A70CF8">
      <w:headerReference w:type="default" r:id="rId24"/>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8070896" w14:textId="77777777" w:rsidR="00ED6C66" w:rsidRDefault="00ED6C66" w:rsidP="009658F3">
      <w:r>
        <w:separator/>
      </w:r>
    </w:p>
  </w:endnote>
  <w:endnote w:type="continuationSeparator" w:id="0">
    <w:p w14:paraId="474B0ECC" w14:textId="77777777" w:rsidR="00ED6C66" w:rsidRDefault="00ED6C66" w:rsidP="009658F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imes">
    <w:panose1 w:val="00000500000000020000"/>
    <w:charset w:val="00"/>
    <w:family w:val="auto"/>
    <w:pitch w:val="variable"/>
    <w:sig w:usb0="E00002FF" w:usb1="5000205A"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DengXian Light">
    <w:altName w:val="等线 Light"/>
    <w:panose1 w:val="02010600030101010101"/>
    <w:charset w:val="86"/>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4C07C38" w14:textId="77777777" w:rsidR="00ED6C66" w:rsidRDefault="00ED6C66" w:rsidP="009658F3">
      <w:r>
        <w:separator/>
      </w:r>
    </w:p>
  </w:footnote>
  <w:footnote w:type="continuationSeparator" w:id="0">
    <w:p w14:paraId="358FA905" w14:textId="77777777" w:rsidR="00ED6C66" w:rsidRDefault="00ED6C66" w:rsidP="009658F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2316FC" w14:textId="711BD736" w:rsidR="009658F3" w:rsidRDefault="009658F3">
    <w:pPr>
      <w:pStyle w:val="Header"/>
      <w:rPr>
        <w:lang w:val="en-US"/>
      </w:rPr>
    </w:pPr>
    <w:r>
      <w:rPr>
        <w:lang w:val="en-US"/>
      </w:rPr>
      <w:t>z5147986</w:t>
    </w:r>
  </w:p>
  <w:p w14:paraId="501EF39E" w14:textId="32A7FED0" w:rsidR="009658F3" w:rsidRPr="009658F3" w:rsidRDefault="009658F3">
    <w:pPr>
      <w:pStyle w:val="Header"/>
      <w:rPr>
        <w:lang w:val="en-US"/>
      </w:rPr>
    </w:pPr>
    <w:r>
      <w:rPr>
        <w:lang w:val="en-US"/>
      </w:rPr>
      <w:t>Lab01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627314"/>
    <w:multiLevelType w:val="hybridMultilevel"/>
    <w:tmpl w:val="587011B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E95234A"/>
    <w:multiLevelType w:val="hybridMultilevel"/>
    <w:tmpl w:val="28B2776E"/>
    <w:lvl w:ilvl="0" w:tplc="5DEC87E0">
      <w:start w:val="1"/>
      <w:numFmt w:val="lowerRoman"/>
      <w:lvlText w:val="(%1)"/>
      <w:lvlJc w:val="left"/>
      <w:pPr>
        <w:ind w:left="1080" w:hanging="72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FAE43A4"/>
    <w:multiLevelType w:val="hybridMultilevel"/>
    <w:tmpl w:val="5AA295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4FE54EF"/>
    <w:multiLevelType w:val="hybridMultilevel"/>
    <w:tmpl w:val="1B34E87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 w15:restartNumberingAfterBreak="0">
    <w:nsid w:val="2DE851EB"/>
    <w:multiLevelType w:val="multilevel"/>
    <w:tmpl w:val="BFE68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486362C"/>
    <w:multiLevelType w:val="hybridMultilevel"/>
    <w:tmpl w:val="55BA4F40"/>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6" w15:restartNumberingAfterBreak="0">
    <w:nsid w:val="37FD2D41"/>
    <w:multiLevelType w:val="hybridMultilevel"/>
    <w:tmpl w:val="506485B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41BD3ACF"/>
    <w:multiLevelType w:val="hybridMultilevel"/>
    <w:tmpl w:val="9A8A0D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523B6073"/>
    <w:multiLevelType w:val="hybridMultilevel"/>
    <w:tmpl w:val="AF48106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76A55FED"/>
    <w:multiLevelType w:val="multilevel"/>
    <w:tmpl w:val="C33C61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8"/>
  </w:num>
  <w:num w:numId="3">
    <w:abstractNumId w:val="7"/>
  </w:num>
  <w:num w:numId="4">
    <w:abstractNumId w:val="2"/>
  </w:num>
  <w:num w:numId="5">
    <w:abstractNumId w:val="3"/>
  </w:num>
  <w:num w:numId="6">
    <w:abstractNumId w:val="5"/>
  </w:num>
  <w:num w:numId="7">
    <w:abstractNumId w:val="1"/>
  </w:num>
  <w:num w:numId="8">
    <w:abstractNumId w:val="6"/>
  </w:num>
  <w:num w:numId="9">
    <w:abstractNumId w:val="9"/>
  </w:num>
  <w:num w:numId="10">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Harvey Shyan Yih Tan">
    <w15:presenceInfo w15:providerId="AD" w15:userId="S::z5147986@ad.unsw.edu.au::cb3081dd-5e81-44df-b1e3-d8d7252995a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6"/>
  <w:proofState w:spelling="clean" w:grammar="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658F3"/>
    <w:rsid w:val="00035D2F"/>
    <w:rsid w:val="00042967"/>
    <w:rsid w:val="00064D1B"/>
    <w:rsid w:val="00137F9E"/>
    <w:rsid w:val="001412EF"/>
    <w:rsid w:val="001B02A1"/>
    <w:rsid w:val="001F278A"/>
    <w:rsid w:val="002273F8"/>
    <w:rsid w:val="00244CD3"/>
    <w:rsid w:val="002747AC"/>
    <w:rsid w:val="00277498"/>
    <w:rsid w:val="00321B98"/>
    <w:rsid w:val="00343BAE"/>
    <w:rsid w:val="00376BE0"/>
    <w:rsid w:val="003D48CD"/>
    <w:rsid w:val="004137A3"/>
    <w:rsid w:val="00463818"/>
    <w:rsid w:val="005843DE"/>
    <w:rsid w:val="005A5A0B"/>
    <w:rsid w:val="005C1980"/>
    <w:rsid w:val="005D619F"/>
    <w:rsid w:val="005F512A"/>
    <w:rsid w:val="006112D9"/>
    <w:rsid w:val="00622C2F"/>
    <w:rsid w:val="006C6676"/>
    <w:rsid w:val="006E3CF0"/>
    <w:rsid w:val="00707550"/>
    <w:rsid w:val="00721877"/>
    <w:rsid w:val="00751407"/>
    <w:rsid w:val="00793A5D"/>
    <w:rsid w:val="007E63B0"/>
    <w:rsid w:val="00883BD5"/>
    <w:rsid w:val="00896238"/>
    <w:rsid w:val="009658F3"/>
    <w:rsid w:val="009D5E1D"/>
    <w:rsid w:val="00A05BD8"/>
    <w:rsid w:val="00A2563F"/>
    <w:rsid w:val="00A70CF8"/>
    <w:rsid w:val="00A91B0C"/>
    <w:rsid w:val="00B87364"/>
    <w:rsid w:val="00C36F9E"/>
    <w:rsid w:val="00C8493A"/>
    <w:rsid w:val="00D049F0"/>
    <w:rsid w:val="00D91E22"/>
    <w:rsid w:val="00D96B0B"/>
    <w:rsid w:val="00DD6D32"/>
    <w:rsid w:val="00DF4085"/>
    <w:rsid w:val="00ED6C66"/>
    <w:rsid w:val="00EF0282"/>
    <w:rsid w:val="00F939FA"/>
    <w:rsid w:val="00FC71B9"/>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6463D6"/>
  <w15:chartTrackingRefBased/>
  <w15:docId w15:val="{579BC36D-4FF1-AD4C-A37B-27C76B726E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AU" w:eastAsia="zh-CN"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658F3"/>
    <w:pPr>
      <w:tabs>
        <w:tab w:val="center" w:pos="4680"/>
        <w:tab w:val="right" w:pos="9360"/>
      </w:tabs>
    </w:pPr>
  </w:style>
  <w:style w:type="character" w:customStyle="1" w:styleId="HeaderChar">
    <w:name w:val="Header Char"/>
    <w:basedOn w:val="DefaultParagraphFont"/>
    <w:link w:val="Header"/>
    <w:uiPriority w:val="99"/>
    <w:rsid w:val="009658F3"/>
  </w:style>
  <w:style w:type="paragraph" w:styleId="Footer">
    <w:name w:val="footer"/>
    <w:basedOn w:val="Normal"/>
    <w:link w:val="FooterChar"/>
    <w:uiPriority w:val="99"/>
    <w:unhideWhenUsed/>
    <w:rsid w:val="009658F3"/>
    <w:pPr>
      <w:tabs>
        <w:tab w:val="center" w:pos="4680"/>
        <w:tab w:val="right" w:pos="9360"/>
      </w:tabs>
    </w:pPr>
  </w:style>
  <w:style w:type="character" w:customStyle="1" w:styleId="FooterChar">
    <w:name w:val="Footer Char"/>
    <w:basedOn w:val="DefaultParagraphFont"/>
    <w:link w:val="Footer"/>
    <w:uiPriority w:val="99"/>
    <w:rsid w:val="009658F3"/>
  </w:style>
  <w:style w:type="paragraph" w:styleId="ListParagraph">
    <w:name w:val="List Paragraph"/>
    <w:basedOn w:val="Normal"/>
    <w:uiPriority w:val="34"/>
    <w:qFormat/>
    <w:rsid w:val="009658F3"/>
    <w:pPr>
      <w:ind w:left="720"/>
      <w:contextualSpacing/>
    </w:pPr>
  </w:style>
  <w:style w:type="character" w:styleId="Hyperlink">
    <w:name w:val="Hyperlink"/>
    <w:basedOn w:val="DefaultParagraphFont"/>
    <w:uiPriority w:val="99"/>
    <w:unhideWhenUsed/>
    <w:rsid w:val="001F278A"/>
    <w:rPr>
      <w:color w:val="0563C1" w:themeColor="hyperlink"/>
      <w:u w:val="single"/>
    </w:rPr>
  </w:style>
  <w:style w:type="character" w:styleId="UnresolvedMention">
    <w:name w:val="Unresolved Mention"/>
    <w:basedOn w:val="DefaultParagraphFont"/>
    <w:uiPriority w:val="99"/>
    <w:semiHidden/>
    <w:unhideWhenUsed/>
    <w:rsid w:val="001F278A"/>
    <w:rPr>
      <w:color w:val="605E5C"/>
      <w:shd w:val="clear" w:color="auto" w:fill="E1DFDD"/>
    </w:rPr>
  </w:style>
  <w:style w:type="table" w:styleId="TableGrid">
    <w:name w:val="Table Grid"/>
    <w:basedOn w:val="TableNormal"/>
    <w:uiPriority w:val="39"/>
    <w:rsid w:val="005A5A0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5A5A0B"/>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5A5A0B"/>
    <w:rPr>
      <w:rFonts w:ascii="Times New Roman" w:hAnsi="Times New Roman" w:cs="Times New Roman"/>
      <w:sz w:val="18"/>
      <w:szCs w:val="18"/>
    </w:rPr>
  </w:style>
  <w:style w:type="character" w:styleId="FollowedHyperlink">
    <w:name w:val="FollowedHyperlink"/>
    <w:basedOn w:val="DefaultParagraphFont"/>
    <w:uiPriority w:val="99"/>
    <w:semiHidden/>
    <w:unhideWhenUsed/>
    <w:rsid w:val="00622C2F"/>
    <w:rPr>
      <w:color w:val="954F72" w:themeColor="followedHyperlink"/>
      <w:u w:val="single"/>
    </w:rPr>
  </w:style>
  <w:style w:type="paragraph" w:styleId="NormalWeb">
    <w:name w:val="Normal (Web)"/>
    <w:basedOn w:val="Normal"/>
    <w:uiPriority w:val="99"/>
    <w:semiHidden/>
    <w:unhideWhenUsed/>
    <w:rsid w:val="00FC71B9"/>
    <w:pPr>
      <w:spacing w:before="100" w:beforeAutospacing="1" w:after="100" w:afterAutospacing="1"/>
    </w:pPr>
    <w:rPr>
      <w:rFonts w:ascii="Times New Roman" w:eastAsia="Times New Roman" w:hAnsi="Times New Roman" w:cs="Times New Roman"/>
    </w:rPr>
  </w:style>
  <w:style w:type="character" w:customStyle="1" w:styleId="apple-converted-space">
    <w:name w:val="apple-converted-space"/>
    <w:basedOn w:val="DefaultParagraphFont"/>
    <w:rsid w:val="00FC71B9"/>
  </w:style>
  <w:style w:type="character" w:styleId="Emphasis">
    <w:name w:val="Emphasis"/>
    <w:basedOn w:val="DefaultParagraphFont"/>
    <w:uiPriority w:val="20"/>
    <w:qFormat/>
    <w:rsid w:val="00FC71B9"/>
    <w:rPr>
      <w:i/>
      <w:iCs/>
    </w:rPr>
  </w:style>
  <w:style w:type="paragraph" w:styleId="HTMLPreformatted">
    <w:name w:val="HTML Preformatted"/>
    <w:basedOn w:val="Normal"/>
    <w:link w:val="HTMLPreformattedChar"/>
    <w:uiPriority w:val="99"/>
    <w:semiHidden/>
    <w:unhideWhenUsed/>
    <w:rsid w:val="00B8736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87364"/>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304500">
      <w:bodyDiv w:val="1"/>
      <w:marLeft w:val="0"/>
      <w:marRight w:val="0"/>
      <w:marTop w:val="0"/>
      <w:marBottom w:val="0"/>
      <w:divBdr>
        <w:top w:val="none" w:sz="0" w:space="0" w:color="auto"/>
        <w:left w:val="none" w:sz="0" w:space="0" w:color="auto"/>
        <w:bottom w:val="none" w:sz="0" w:space="0" w:color="auto"/>
        <w:right w:val="none" w:sz="0" w:space="0" w:color="auto"/>
      </w:divBdr>
    </w:div>
    <w:div w:id="188227885">
      <w:bodyDiv w:val="1"/>
      <w:marLeft w:val="0"/>
      <w:marRight w:val="0"/>
      <w:marTop w:val="0"/>
      <w:marBottom w:val="0"/>
      <w:divBdr>
        <w:top w:val="none" w:sz="0" w:space="0" w:color="auto"/>
        <w:left w:val="none" w:sz="0" w:space="0" w:color="auto"/>
        <w:bottom w:val="none" w:sz="0" w:space="0" w:color="auto"/>
        <w:right w:val="none" w:sz="0" w:space="0" w:color="auto"/>
      </w:divBdr>
    </w:div>
    <w:div w:id="694887642">
      <w:bodyDiv w:val="1"/>
      <w:marLeft w:val="0"/>
      <w:marRight w:val="0"/>
      <w:marTop w:val="0"/>
      <w:marBottom w:val="0"/>
      <w:divBdr>
        <w:top w:val="none" w:sz="0" w:space="0" w:color="auto"/>
        <w:left w:val="none" w:sz="0" w:space="0" w:color="auto"/>
        <w:bottom w:val="none" w:sz="0" w:space="0" w:color="auto"/>
        <w:right w:val="none" w:sz="0" w:space="0" w:color="auto"/>
      </w:divBdr>
    </w:div>
    <w:div w:id="940839180">
      <w:bodyDiv w:val="1"/>
      <w:marLeft w:val="0"/>
      <w:marRight w:val="0"/>
      <w:marTop w:val="0"/>
      <w:marBottom w:val="0"/>
      <w:divBdr>
        <w:top w:val="none" w:sz="0" w:space="0" w:color="auto"/>
        <w:left w:val="none" w:sz="0" w:space="0" w:color="auto"/>
        <w:bottom w:val="none" w:sz="0" w:space="0" w:color="auto"/>
        <w:right w:val="none" w:sz="0" w:space="0" w:color="auto"/>
      </w:divBdr>
    </w:div>
    <w:div w:id="1676683329">
      <w:bodyDiv w:val="1"/>
      <w:marLeft w:val="0"/>
      <w:marRight w:val="0"/>
      <w:marTop w:val="0"/>
      <w:marBottom w:val="0"/>
      <w:divBdr>
        <w:top w:val="none" w:sz="0" w:space="0" w:color="auto"/>
        <w:left w:val="none" w:sz="0" w:space="0" w:color="auto"/>
        <w:bottom w:val="none" w:sz="0" w:space="0" w:color="auto"/>
        <w:right w:val="none" w:sz="0" w:space="0" w:color="auto"/>
      </w:divBdr>
    </w:div>
    <w:div w:id="2126852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koala.com.au" TargetMode="External"/><Relationship Id="rId13" Type="http://schemas.openxmlformats.org/officeDocument/2006/relationships/image" Target="media/image5.png"/><Relationship Id="rId18" Type="http://schemas.openxmlformats.org/officeDocument/2006/relationships/image" Target="media/image10.png"/><Relationship Id="rId26" Type="http://schemas.microsoft.com/office/2011/relationships/people" Target="peop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hyperlink" Target="http://www.koala.com.au"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168</TotalTime>
  <Pages>9</Pages>
  <Words>1202</Words>
  <Characters>6857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 Shyan Yih Tan</dc:creator>
  <cp:keywords/>
  <dc:description/>
  <cp:lastModifiedBy>Harvey Shyan Yih Tan</cp:lastModifiedBy>
  <cp:revision>28</cp:revision>
  <dcterms:created xsi:type="dcterms:W3CDTF">2019-09-23T03:04:00Z</dcterms:created>
  <dcterms:modified xsi:type="dcterms:W3CDTF">2019-09-26T07:54:00Z</dcterms:modified>
</cp:coreProperties>
</file>